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9652" style="width:470.95pt;height:0.960022pt;mso-position-horizontal-relative:char;mso-position-vertical-relative:line" coordsize="59810,121">
                <v:shape id="Shape 25847"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23C3616B" w14:textId="77777777" w:rsidR="0087199A" w:rsidRPr="0087199A" w:rsidRDefault="0087199A" w:rsidP="00C05FCF">
      <w:pPr>
        <w:spacing w:after="102" w:line="259" w:lineRule="auto"/>
        <w:ind w:left="792" w:firstLine="0"/>
        <w:jc w:val="both"/>
        <w:rPr>
          <w:del w:id="2" w:author="Todd Dust" w:date="2024-11-28T09:36:00Z"/>
          <w:lang w:val="en-US"/>
        </w:rPr>
      </w:pPr>
    </w:p>
    <w:p w14:paraId="197D12E6" w14:textId="3DB42151" w:rsidR="0087199A" w:rsidRPr="0087199A" w:rsidRDefault="0087199A" w:rsidP="0087199A">
      <w:pPr>
        <w:spacing w:after="102" w:line="259" w:lineRule="auto"/>
        <w:ind w:left="792" w:firstLine="0"/>
        <w:jc w:val="both"/>
        <w:rPr>
          <w:lang w:val="en-US"/>
        </w:rPr>
      </w:pPr>
      <w:r w:rsidRPr="0087199A">
        <w:rPr>
          <w:lang w:val="en-US"/>
        </w:rPr>
        <w:t xml:space="preserve">Harness the power of artificial intelligence with the Astra SR MCU’s dual-core architecture and specialized neural network (NN) accelerators. Featuring an Arm® Cortex®-M55 CPU running up to 400MHz and an Ethos™-U55 micro NPU core, the Astra SR MCU™ delivers robust AI performance for real-time inferencing and tiered processing. The Astra SR MCU is equipped with the relevant interfaces to communicate with other devices in the system such as the application processor (AP), camera sensors, digital microphones, and other sensors. </w:t>
      </w:r>
    </w:p>
    <w:p w14:paraId="34C8C2B9" w14:textId="77777777" w:rsidR="0087199A" w:rsidRPr="0087199A" w:rsidRDefault="0087199A" w:rsidP="00B97349">
      <w:pPr>
        <w:spacing w:after="102" w:line="259" w:lineRule="auto"/>
        <w:ind w:left="792" w:firstLine="0"/>
        <w:jc w:val="both"/>
        <w:rPr>
          <w:lang w:val="en-US"/>
        </w:rPr>
      </w:pPr>
    </w:p>
    <w:p w14:paraId="488BA11B" w14:textId="5CA5E88A" w:rsidR="001353F6" w:rsidRPr="001353F6" w:rsidRDefault="000D76E5" w:rsidP="00B97349">
      <w:pPr>
        <w:spacing w:after="104" w:line="259" w:lineRule="auto"/>
        <w:ind w:left="792" w:firstLine="0"/>
        <w:jc w:val="both"/>
        <w:rPr>
          <w:lang w:val="en-US"/>
        </w:rPr>
      </w:pPr>
      <w:r>
        <w:rPr>
          <w:lang w:val="en-US"/>
        </w:rPr>
        <w:t>Astra MCU SDK</w:t>
      </w:r>
      <w:r w:rsidR="001353F6" w:rsidRPr="001353F6">
        <w:rPr>
          <w:lang w:val="en-US"/>
        </w:rPr>
        <w:t xml:space="preserve"> </w:t>
      </w:r>
      <w:r w:rsidR="00D128D1">
        <w:rPr>
          <w:lang w:val="en-US"/>
        </w:rPr>
        <w:t>1.</w:t>
      </w:r>
      <w:r w:rsidR="00A56F71">
        <w:rPr>
          <w:lang w:val="en-US"/>
        </w:rPr>
        <w:t>2</w:t>
      </w:r>
      <w:r w:rsidR="007552D9">
        <w:rPr>
          <w:lang w:val="en-US"/>
        </w:rPr>
        <w:t>.0</w:t>
      </w:r>
      <w:r w:rsidR="001353F6" w:rsidRPr="001353F6">
        <w:rPr>
          <w:lang w:val="en-US"/>
        </w:rPr>
        <w:t xml:space="preserve"> Release is a software development kit supporting SR110 MCUs and which is a collection of source code files, tools and documents. SDK is based on CMSIS that can be compiled with GCC and AC6.</w:t>
      </w:r>
    </w:p>
    <w:p w14:paraId="2FB05FA7" w14:textId="77777777" w:rsidR="001353F6" w:rsidRPr="001353F6" w:rsidRDefault="001353F6" w:rsidP="00B97349">
      <w:pPr>
        <w:spacing w:after="104" w:line="259" w:lineRule="auto"/>
        <w:ind w:left="792" w:firstLine="0"/>
        <w:jc w:val="both"/>
        <w:rPr>
          <w:lang w:val="en-US"/>
        </w:rPr>
      </w:pPr>
      <w:r w:rsidRPr="001353F6">
        <w:rPr>
          <w:lang w:val="en-US"/>
        </w:rPr>
        <w:t>The high-level components included in this SDK are described below:</w:t>
      </w:r>
    </w:p>
    <w:p w14:paraId="1C525127"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3D8E42F" w:rsidR="001353F6" w:rsidRDefault="001353F6" w:rsidP="00B97349">
      <w:pPr>
        <w:numPr>
          <w:ilvl w:val="0"/>
          <w:numId w:val="34"/>
        </w:numPr>
        <w:tabs>
          <w:tab w:val="num" w:pos="720"/>
        </w:tabs>
        <w:spacing w:after="104" w:line="259" w:lineRule="auto"/>
        <w:jc w:val="both"/>
        <w:rPr>
          <w:lang w:val="en-US"/>
        </w:rPr>
      </w:pPr>
      <w:r w:rsidRPr="001353F6">
        <w:rPr>
          <w:lang w:val="en-US"/>
        </w:rPr>
        <w:t>Applications showcasing camera-based sensing and wakeup, person detection</w:t>
      </w:r>
      <w:r w:rsidR="005404AE">
        <w:rPr>
          <w:lang w:val="en-US"/>
        </w:rPr>
        <w:t xml:space="preserve">/classification/pose detection, </w:t>
      </w:r>
      <w:r w:rsidR="00C42201">
        <w:rPr>
          <w:lang w:val="en-US"/>
        </w:rPr>
        <w:t>segmentation,</w:t>
      </w:r>
      <w:r w:rsidR="00323C12">
        <w:rPr>
          <w:lang w:val="en-US"/>
        </w:rPr>
        <w:t xml:space="preserve"> hand gesture detection, </w:t>
      </w:r>
      <w:r w:rsidR="00355BBD">
        <w:rPr>
          <w:lang w:val="en-US"/>
        </w:rPr>
        <w:t xml:space="preserve">JPEG </w:t>
      </w:r>
      <w:r w:rsidR="00C42201">
        <w:rPr>
          <w:lang w:val="en-US"/>
        </w:rPr>
        <w:t>pre</w:t>
      </w:r>
      <w:r w:rsidR="009C5FAD">
        <w:rPr>
          <w:lang w:val="en-US"/>
        </w:rPr>
        <w:t>-roll</w:t>
      </w:r>
      <w:r w:rsidR="00355BBD">
        <w:rPr>
          <w:lang w:val="en-US"/>
        </w:rPr>
        <w:t xml:space="preserve"> with frame transfer over USB CDC to host PC or</w:t>
      </w:r>
      <w:r w:rsidR="00C31217">
        <w:rPr>
          <w:lang w:val="en-US"/>
        </w:rPr>
        <w:t xml:space="preserve"> SPI to another receiver (SPI capable device)</w:t>
      </w:r>
      <w:r w:rsidRPr="001353F6">
        <w:rPr>
          <w:lang w:val="en-US"/>
        </w:rPr>
        <w:t xml:space="preserve"> </w:t>
      </w:r>
      <w:r w:rsidR="00D427C6" w:rsidRPr="001353F6">
        <w:rPr>
          <w:lang w:val="en-US"/>
        </w:rPr>
        <w:t xml:space="preserve">and </w:t>
      </w:r>
      <w:r w:rsidR="00D427C6">
        <w:rPr>
          <w:lang w:val="en-US"/>
        </w:rPr>
        <w:t>audio</w:t>
      </w:r>
      <w:r w:rsidR="005404AE">
        <w:rPr>
          <w:lang w:val="en-US"/>
        </w:rPr>
        <w:t>.</w:t>
      </w:r>
    </w:p>
    <w:p w14:paraId="64F56C74" w14:textId="46BDF268" w:rsidR="00E53F22" w:rsidRPr="00E53F22" w:rsidRDefault="00E53F22" w:rsidP="00B97349">
      <w:pPr>
        <w:numPr>
          <w:ilvl w:val="0"/>
          <w:numId w:val="34"/>
        </w:numPr>
        <w:tabs>
          <w:tab w:val="num" w:pos="720"/>
        </w:tabs>
        <w:spacing w:after="104" w:line="259" w:lineRule="auto"/>
        <w:jc w:val="both"/>
        <w:rPr>
          <w:lang w:val="en-US"/>
        </w:rPr>
      </w:pPr>
      <w:r w:rsidRPr="00E53F22">
        <w:t xml:space="preserve">Astra MCU SDK VSCode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3E73E00A" w14:textId="77777777" w:rsidR="00CE6632" w:rsidRDefault="005B06B9">
      <w:pPr>
        <w:spacing w:after="104" w:line="259" w:lineRule="auto"/>
        <w:ind w:left="792" w:firstLine="0"/>
      </w:pPr>
      <w:r>
        <w:t xml:space="preserve"> </w:t>
      </w:r>
    </w:p>
    <w:p w14:paraId="2BDCE14E" w14:textId="77777777" w:rsidR="00F54E8B" w:rsidRDefault="00F54E8B">
      <w:pPr>
        <w:spacing w:after="104" w:line="259" w:lineRule="auto"/>
        <w:ind w:left="792" w:firstLine="0"/>
      </w:pPr>
    </w:p>
    <w:p w14:paraId="73FE74D3" w14:textId="77777777" w:rsidR="00F54E8B" w:rsidRDefault="00F54E8B">
      <w:pPr>
        <w:spacing w:after="104" w:line="259" w:lineRule="auto"/>
        <w:ind w:left="792" w:firstLine="0"/>
      </w:pPr>
    </w:p>
    <w:p w14:paraId="144CBCFF" w14:textId="77777777" w:rsidR="00F54E8B" w:rsidRDefault="00F54E8B">
      <w:pPr>
        <w:spacing w:after="104" w:line="259" w:lineRule="auto"/>
        <w:ind w:left="792" w:firstLine="0"/>
      </w:pPr>
    </w:p>
    <w:p w14:paraId="426DF097" w14:textId="07B3BAEE" w:rsidR="00CE6632" w:rsidRDefault="00CE6632">
      <w:pPr>
        <w:spacing w:after="0" w:line="259" w:lineRule="auto"/>
        <w:ind w:left="792" w:firstLine="0"/>
      </w:pPr>
    </w:p>
    <w:p w14:paraId="0EB3B1BE" w14:textId="7763CECB" w:rsidR="00CE6632" w:rsidRDefault="00643F44">
      <w:pPr>
        <w:pStyle w:val="Heading1"/>
        <w:ind w:left="1238" w:hanging="446"/>
      </w:pPr>
      <w:bookmarkStart w:id="3" w:name="_Toc207060078"/>
      <w:r>
        <w:t>General</w:t>
      </w:r>
      <w:bookmarkEnd w:id="3"/>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633" style="width:470.95pt;height:0.960022pt;mso-position-horizontal-relative:char;mso-position-vertical-relative:line" coordsize="59810,121">
                <v:shape id="Shape 25849"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6129"/>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3B90674B" w:rsidR="00643F44" w:rsidRPr="00643F44" w:rsidRDefault="00726488" w:rsidP="00643F44">
            <w:pPr>
              <w:spacing w:after="110"/>
              <w:ind w:left="787"/>
              <w:rPr>
                <w:color w:val="auto"/>
                <w:lang w:val="en-US"/>
              </w:rPr>
            </w:pPr>
            <w:r>
              <w:rPr>
                <w:color w:val="auto"/>
                <w:lang w:val="en-US"/>
              </w:rPr>
              <w:t>2</w:t>
            </w:r>
            <w:r w:rsidR="00A56F71">
              <w:rPr>
                <w:color w:val="auto"/>
                <w:lang w:val="en-US"/>
              </w:rPr>
              <w:t>4</w:t>
            </w:r>
            <w:r w:rsidR="00A56F71">
              <w:rPr>
                <w:color w:val="auto"/>
                <w:vertAlign w:val="superscript"/>
                <w:lang w:val="en-US"/>
              </w:rPr>
              <w:t>th</w:t>
            </w:r>
            <w:r w:rsidR="00D427C6">
              <w:rPr>
                <w:color w:val="auto"/>
                <w:lang w:val="en-US"/>
              </w:rPr>
              <w:t xml:space="preserve"> </w:t>
            </w:r>
            <w:r w:rsidR="00A56F71">
              <w:rPr>
                <w:color w:val="auto"/>
                <w:lang w:val="en-US"/>
              </w:rPr>
              <w:t>November</w:t>
            </w:r>
            <w:r w:rsidR="00D427C6">
              <w:rPr>
                <w:color w:val="auto"/>
                <w:lang w:val="en-US"/>
              </w:rPr>
              <w:t xml:space="preserve"> </w:t>
            </w:r>
            <w:r w:rsidR="00D427C6" w:rsidRPr="00643F44">
              <w:rPr>
                <w:color w:val="auto"/>
                <w:lang w:val="en-US"/>
              </w:rPr>
              <w:t>2025</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44B61B4F" w:rsidR="00643F44" w:rsidRPr="00643F44" w:rsidRDefault="00132804" w:rsidP="00643F44">
            <w:pPr>
              <w:spacing w:after="110"/>
              <w:ind w:left="787"/>
              <w:rPr>
                <w:color w:val="auto"/>
                <w:lang w:val="en-US"/>
              </w:rPr>
            </w:pPr>
            <w:r>
              <w:rPr>
                <w:color w:val="auto"/>
                <w:lang w:val="en-US"/>
              </w:rPr>
              <w:t>1.</w:t>
            </w:r>
            <w:r w:rsidR="00A56F71">
              <w:rPr>
                <w:color w:val="auto"/>
                <w:lang w:val="en-US"/>
              </w:rPr>
              <w:t>2.0</w:t>
            </w:r>
          </w:p>
        </w:tc>
      </w:tr>
      <w:tr w:rsidR="00643F44" w:rsidRPr="00643F44" w14:paraId="3233774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FE236" w14:textId="77777777" w:rsidR="00643F44" w:rsidRPr="00643F44" w:rsidRDefault="00643F44" w:rsidP="00643F44">
            <w:pPr>
              <w:spacing w:after="110"/>
              <w:ind w:left="787"/>
              <w:jc w:val="both"/>
              <w:rPr>
                <w:color w:val="auto"/>
                <w:lang w:val="en-US"/>
              </w:rPr>
            </w:pPr>
            <w:r w:rsidRPr="00D6264D">
              <w:rPr>
                <w:color w:val="auto"/>
                <w:lang w:val="en-US"/>
              </w:rPr>
              <w:t>Based on version</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1F16" w14:textId="0FD7E141" w:rsidR="00643F44" w:rsidRPr="00643F44" w:rsidRDefault="00643F44" w:rsidP="00643F44">
            <w:pPr>
              <w:spacing w:after="110"/>
              <w:ind w:left="787"/>
              <w:rPr>
                <w:color w:val="auto"/>
                <w:lang w:val="en-US"/>
              </w:rPr>
            </w:pPr>
            <w:r w:rsidRPr="00D6264D">
              <w:rPr>
                <w:color w:val="auto"/>
                <w:lang w:val="en-US"/>
              </w:rPr>
              <w:t>3.</w:t>
            </w:r>
            <w:r w:rsidR="007C4E86" w:rsidRPr="00D6264D">
              <w:rPr>
                <w:color w:val="auto"/>
                <w:lang w:val="en-US"/>
              </w:rPr>
              <w:t>6</w:t>
            </w:r>
            <w:r w:rsidRPr="00D6264D">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7F203" w14:textId="43A13982" w:rsidR="00643F44" w:rsidRPr="00643F44" w:rsidRDefault="00643F44" w:rsidP="00643F44">
            <w:pPr>
              <w:spacing w:after="110"/>
              <w:ind w:left="787"/>
              <w:rPr>
                <w:color w:val="auto"/>
                <w:lang w:val="en-US"/>
              </w:rPr>
            </w:pPr>
            <w:r w:rsidRPr="00643F44">
              <w:rPr>
                <w:color w:val="auto"/>
                <w:lang w:val="en-US"/>
              </w:rPr>
              <w:t>SR110 Rev. B (B0) FCCSP &amp; WLCSP</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BB2EB" w14:textId="1B18EB13" w:rsidR="00643F44" w:rsidRP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tc>
      </w:tr>
      <w:tr w:rsidR="00643F44" w:rsidRPr="00643F44" w14:paraId="443CA4BE"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48EC8" w14:textId="77777777" w:rsidR="00643F44" w:rsidRPr="00643F44" w:rsidRDefault="00643F44" w:rsidP="00643F44">
            <w:pPr>
              <w:spacing w:after="110"/>
              <w:ind w:left="787"/>
              <w:jc w:val="both"/>
              <w:rPr>
                <w:color w:val="auto"/>
                <w:lang w:val="en-US"/>
              </w:rPr>
            </w:pPr>
            <w:bookmarkStart w:id="4" w:name="OLE_LINK1"/>
            <w:r w:rsidRPr="00D6264D">
              <w:rPr>
                <w:color w:val="auto"/>
                <w:lang w:val="en-US"/>
              </w:rPr>
              <w:t>Release folder</w:t>
            </w:r>
            <w:bookmarkEnd w:id="4"/>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62F2E" w14:textId="6774C52C" w:rsidR="00643F44" w:rsidRPr="00643F44" w:rsidRDefault="00643F44" w:rsidP="00643F44">
            <w:pPr>
              <w:spacing w:after="110"/>
              <w:ind w:left="787"/>
              <w:rPr>
                <w:color w:val="auto"/>
                <w:lang w:val="en-US"/>
              </w:rPr>
            </w:pP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5"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266BAB15" w:rsidR="00643F44" w:rsidRPr="00643F44" w:rsidRDefault="008E533E" w:rsidP="00643F44">
            <w:pPr>
              <w:spacing w:after="110"/>
              <w:ind w:left="787"/>
              <w:rPr>
                <w:color w:val="auto"/>
                <w:lang w:val="en-US"/>
              </w:rPr>
            </w:pPr>
            <w:r w:rsidRPr="008E533E">
              <w:rPr>
                <w:color w:val="auto"/>
                <w:lang w:val="en-US"/>
              </w:rPr>
              <w:t>ASTRA_MCU_SDK1.</w:t>
            </w:r>
            <w:r w:rsidR="00A56F71">
              <w:rPr>
                <w:color w:val="auto"/>
                <w:lang w:val="en-US"/>
              </w:rPr>
              <w:t>2</w:t>
            </w:r>
            <w:r w:rsidRPr="008E533E">
              <w:rPr>
                <w:color w:val="auto"/>
                <w:lang w:val="en-US"/>
              </w:rPr>
              <w:t>.0.tgz</w:t>
            </w:r>
          </w:p>
        </w:tc>
      </w:tr>
      <w:bookmarkEnd w:id="5"/>
      <w:tr w:rsidR="00643F44" w:rsidRPr="00643F44" w14:paraId="5DCEE51A"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2E956" w14:textId="77777777" w:rsidR="00643F44" w:rsidRPr="00643F44" w:rsidRDefault="00643F44" w:rsidP="00643F44">
            <w:pPr>
              <w:spacing w:after="110"/>
              <w:ind w:left="787"/>
              <w:jc w:val="both"/>
              <w:rPr>
                <w:color w:val="auto"/>
                <w:lang w:val="en-US"/>
              </w:rPr>
            </w:pPr>
            <w:r w:rsidRPr="00D6264D">
              <w:rPr>
                <w:color w:val="auto"/>
                <w:lang w:val="en-US"/>
              </w:rPr>
              <w:t>SYNA Toolkit</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E3188" w14:textId="0BC77C52" w:rsidR="00643F44" w:rsidRPr="00643F44" w:rsidRDefault="00643F44" w:rsidP="00643F44">
            <w:pPr>
              <w:spacing w:after="110"/>
              <w:ind w:left="787"/>
              <w:rPr>
                <w:color w:val="auto"/>
                <w:lang w:val="en-US"/>
              </w:rPr>
            </w:pPr>
            <w:r w:rsidRPr="00643F44">
              <w:rPr>
                <w:color w:val="auto"/>
                <w:lang w:val="en-US"/>
              </w:rPr>
              <w:t>SynaToolkit v2.</w:t>
            </w:r>
            <w:r w:rsidR="00A56F71">
              <w:rPr>
                <w:color w:val="auto"/>
                <w:lang w:val="en-US"/>
              </w:rPr>
              <w:t>6</w:t>
            </w:r>
          </w:p>
        </w:tc>
      </w:tr>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77777777"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98A9E" w14:textId="321B8382" w:rsidR="00643F44" w:rsidRPr="00643F44" w:rsidRDefault="00643F44" w:rsidP="00643F44">
            <w:pPr>
              <w:spacing w:after="110"/>
              <w:ind w:left="787"/>
              <w:rPr>
                <w:color w:val="auto"/>
                <w:lang w:val="en-US"/>
              </w:rPr>
            </w:pPr>
            <w:r w:rsidRPr="00643F44">
              <w:rPr>
                <w:color w:val="auto"/>
                <w:lang w:val="en-US"/>
              </w:rPr>
              <w:t>APBL v01</w:t>
            </w:r>
            <w:r w:rsidR="009C2AC2">
              <w:rPr>
                <w:color w:val="auto"/>
                <w:lang w:val="en-US"/>
              </w:rPr>
              <w:t>2F</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77777777"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E4836" w14:textId="15BEB872" w:rsidR="00643F44" w:rsidRPr="00643F44" w:rsidRDefault="00643F44" w:rsidP="00643F44">
            <w:pPr>
              <w:spacing w:after="110"/>
              <w:ind w:left="787"/>
              <w:rPr>
                <w:color w:val="auto"/>
                <w:lang w:val="en-US"/>
              </w:rPr>
            </w:pPr>
            <w:r w:rsidRPr="00643F44">
              <w:rPr>
                <w:color w:val="auto"/>
                <w:lang w:val="en-US"/>
              </w:rPr>
              <w:t>SPK RC</w:t>
            </w:r>
            <w:r w:rsidR="007C4E86">
              <w:rPr>
                <w:color w:val="auto"/>
                <w:lang w:val="en-US"/>
              </w:rPr>
              <w:t>3.0</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642D81CC" w14:textId="77777777" w:rsidR="003526A9" w:rsidRDefault="003526A9">
      <w:pPr>
        <w:spacing w:after="0" w:line="259" w:lineRule="auto"/>
        <w:ind w:left="792" w:firstLine="0"/>
      </w:pPr>
    </w:p>
    <w:p w14:paraId="7479EC99" w14:textId="77777777" w:rsidR="003526A9" w:rsidRDefault="003526A9">
      <w:pPr>
        <w:spacing w:after="0" w:line="259" w:lineRule="auto"/>
        <w:ind w:left="792" w:firstLine="0"/>
      </w:pPr>
    </w:p>
    <w:p w14:paraId="7CE1E666" w14:textId="77777777" w:rsidR="003526A9" w:rsidRDefault="003526A9">
      <w:pPr>
        <w:spacing w:after="0" w:line="259" w:lineRule="auto"/>
        <w:ind w:left="792" w:firstLine="0"/>
      </w:pPr>
    </w:p>
    <w:p w14:paraId="2471EC39" w14:textId="77777777" w:rsidR="00FF1896" w:rsidRDefault="00FF1896">
      <w:pPr>
        <w:spacing w:after="0" w:line="259" w:lineRule="auto"/>
        <w:ind w:left="792" w:firstLine="0"/>
      </w:pPr>
    </w:p>
    <w:p w14:paraId="670C5EF7" w14:textId="77777777" w:rsidR="00FF1896" w:rsidRDefault="00FF1896">
      <w:pPr>
        <w:spacing w:after="0" w:line="259" w:lineRule="auto"/>
        <w:ind w:left="792" w:firstLine="0"/>
      </w:pPr>
    </w:p>
    <w:p w14:paraId="143D0F42" w14:textId="77777777" w:rsidR="00FF1896" w:rsidRDefault="00FF1896">
      <w:pPr>
        <w:spacing w:after="0" w:line="259" w:lineRule="auto"/>
        <w:ind w:left="792" w:firstLine="0"/>
      </w:pPr>
    </w:p>
    <w:p w14:paraId="783EF919" w14:textId="77777777" w:rsidR="00FF1896" w:rsidRDefault="00FF1896">
      <w:pPr>
        <w:spacing w:after="0" w:line="259" w:lineRule="auto"/>
        <w:ind w:left="792" w:firstLine="0"/>
      </w:pPr>
    </w:p>
    <w:p w14:paraId="1B9C9CF5" w14:textId="77777777" w:rsidR="00FF1896" w:rsidRDefault="00FF1896">
      <w:pPr>
        <w:spacing w:after="0" w:line="259" w:lineRule="auto"/>
        <w:ind w:left="792" w:firstLine="0"/>
      </w:pPr>
    </w:p>
    <w:p w14:paraId="05724185" w14:textId="77777777" w:rsidR="00FF1896" w:rsidRDefault="00FF1896">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43BF5E30" w14:textId="77777777" w:rsidR="003526A9" w:rsidRDefault="003526A9">
      <w:pPr>
        <w:spacing w:after="0" w:line="259" w:lineRule="auto"/>
        <w:ind w:left="792" w:firstLine="0"/>
      </w:pPr>
    </w:p>
    <w:p w14:paraId="3DCFA8D3" w14:textId="77777777" w:rsidR="003526A9" w:rsidRDefault="003526A9">
      <w:pPr>
        <w:spacing w:after="0" w:line="259" w:lineRule="auto"/>
        <w:ind w:left="792" w:firstLine="0"/>
      </w:pPr>
    </w:p>
    <w:p w14:paraId="42E8607B" w14:textId="3DCF1B16" w:rsidR="00CE6632" w:rsidRDefault="00CE6632">
      <w:pPr>
        <w:spacing w:after="59" w:line="259" w:lineRule="auto"/>
        <w:ind w:left="792" w:firstLine="0"/>
      </w:pPr>
    </w:p>
    <w:p w14:paraId="0B3BA35A" w14:textId="4C316FC4" w:rsidR="00CE6632" w:rsidRDefault="00F74D73">
      <w:pPr>
        <w:pStyle w:val="Heading1"/>
        <w:ind w:left="1238" w:hanging="446"/>
      </w:pPr>
      <w:bookmarkStart w:id="6" w:name="_Toc207060079"/>
      <w:r>
        <w:lastRenderedPageBreak/>
        <w:t>Supported Peripherals</w:t>
      </w:r>
      <w:bookmarkEnd w:id="6"/>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042" style="width:470.95pt;height:0.960022pt;mso-position-horizontal-relative:char;mso-position-vertical-relative:line" coordsize="59810,121">
                <v:shape id="Shape 25851"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5E071862" w14:textId="77777777" w:rsidR="002134D0" w:rsidRDefault="002134D0">
      <w:pPr>
        <w:ind w:left="787"/>
      </w:pPr>
      <w:r>
        <w:tab/>
      </w:r>
      <w:r>
        <w:tab/>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20"/>
        <w:gridCol w:w="3870"/>
      </w:tblGrid>
      <w:tr w:rsidR="002134D0" w:rsidRPr="002134D0" w14:paraId="61F224E5" w14:textId="77777777" w:rsidTr="006B3CC3">
        <w:trPr>
          <w:cantSplit/>
          <w:trHeight w:val="144"/>
        </w:trPr>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77777777" w:rsidR="002134D0" w:rsidRPr="002134D0" w:rsidRDefault="002134D0" w:rsidP="002134D0">
            <w:pPr>
              <w:ind w:left="787"/>
              <w:rPr>
                <w:lang w:val="en-US"/>
              </w:rPr>
            </w:pPr>
            <w:r w:rsidRPr="002134D0">
              <w:rPr>
                <w:b/>
                <w:bCs/>
                <w:lang w:val="en-US"/>
              </w:rPr>
              <w:t> HW Component</w:t>
            </w:r>
          </w:p>
        </w:tc>
        <w:tc>
          <w:tcPr>
            <w:tcW w:w="387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2134D0" w:rsidRPr="002134D0" w:rsidRDefault="002134D0" w:rsidP="002134D0">
            <w:pPr>
              <w:ind w:left="787"/>
              <w:rPr>
                <w:lang w:val="en-US"/>
              </w:rPr>
            </w:pPr>
            <w:r w:rsidRPr="002134D0">
              <w:rPr>
                <w:b/>
                <w:bCs/>
                <w:lang w:val="en-US"/>
              </w:rPr>
              <w:t>CM55-B0</w:t>
            </w:r>
          </w:p>
        </w:tc>
      </w:tr>
      <w:tr w:rsidR="002134D0" w:rsidRPr="002134D0" w14:paraId="61683BE4" w14:textId="77777777" w:rsidTr="00F74D73">
        <w:trPr>
          <w:cantSplit/>
          <w:trHeight w:val="377"/>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77777777" w:rsidR="002134D0" w:rsidRPr="002134D0" w:rsidRDefault="002134D0" w:rsidP="002134D0">
            <w:pPr>
              <w:ind w:left="787"/>
              <w:rPr>
                <w:lang w:val="en-US"/>
              </w:rPr>
            </w:pPr>
            <w:r w:rsidRPr="002134D0">
              <w:rPr>
                <w:lang w:val="en-US"/>
              </w:rPr>
              <w:t>UART 0/1/LP</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2134D0" w:rsidRPr="002134D0" w:rsidRDefault="002134D0" w:rsidP="002134D0">
            <w:pPr>
              <w:ind w:left="787"/>
              <w:rPr>
                <w:lang w:val="en-US"/>
              </w:rPr>
            </w:pPr>
            <w:r w:rsidRPr="002134D0">
              <w:rPr>
                <w:lang w:val="en-US"/>
              </w:rPr>
              <w:t>√</w:t>
            </w:r>
          </w:p>
        </w:tc>
      </w:tr>
      <w:tr w:rsidR="002134D0" w:rsidRPr="002134D0" w14:paraId="5FD0243A"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2134D0" w:rsidRPr="002134D0" w:rsidRDefault="002134D0" w:rsidP="002134D0">
            <w:pPr>
              <w:ind w:left="787"/>
              <w:rPr>
                <w:lang w:val="en-US"/>
              </w:rPr>
            </w:pPr>
            <w:r w:rsidRPr="002134D0">
              <w:rPr>
                <w:lang w:val="en-US"/>
              </w:rPr>
              <w:t>IOMUX</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2134D0" w:rsidRPr="002134D0" w:rsidRDefault="002134D0" w:rsidP="002134D0">
            <w:pPr>
              <w:ind w:left="787"/>
              <w:rPr>
                <w:lang w:val="en-US"/>
              </w:rPr>
            </w:pPr>
            <w:r w:rsidRPr="002134D0">
              <w:rPr>
                <w:lang w:val="en-US"/>
              </w:rPr>
              <w:t>√</w:t>
            </w:r>
          </w:p>
        </w:tc>
      </w:tr>
      <w:tr w:rsidR="002134D0" w:rsidRPr="002134D0" w14:paraId="13D86E04"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2134D0" w:rsidRPr="002134D0" w:rsidRDefault="002134D0" w:rsidP="002134D0">
            <w:pPr>
              <w:ind w:left="787"/>
              <w:rPr>
                <w:lang w:val="en-US"/>
              </w:rPr>
            </w:pPr>
            <w:r w:rsidRPr="002134D0">
              <w:rPr>
                <w:lang w:val="en-US"/>
              </w:rPr>
              <w:t>GPIO</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2134D0" w:rsidRPr="002134D0" w:rsidRDefault="002134D0" w:rsidP="002134D0">
            <w:pPr>
              <w:ind w:left="787"/>
              <w:rPr>
                <w:lang w:val="en-US"/>
              </w:rPr>
            </w:pPr>
            <w:r w:rsidRPr="002134D0">
              <w:rPr>
                <w:lang w:val="en-US"/>
              </w:rPr>
              <w:t>√</w:t>
            </w:r>
          </w:p>
        </w:tc>
      </w:tr>
      <w:tr w:rsidR="002134D0" w:rsidRPr="002134D0" w14:paraId="5A1896B8"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2134D0" w:rsidRPr="002134D0" w:rsidRDefault="002134D0" w:rsidP="002134D0">
            <w:pPr>
              <w:ind w:left="787"/>
              <w:rPr>
                <w:lang w:val="en-US"/>
              </w:rPr>
            </w:pPr>
            <w:r w:rsidRPr="002134D0">
              <w:rPr>
                <w:lang w:val="en-US"/>
              </w:rPr>
              <w:t>DMA</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2134D0" w:rsidRPr="002134D0" w:rsidRDefault="002134D0" w:rsidP="002134D0">
            <w:pPr>
              <w:ind w:left="787"/>
              <w:rPr>
                <w:lang w:val="en-US"/>
              </w:rPr>
            </w:pPr>
            <w:r w:rsidRPr="002134D0">
              <w:rPr>
                <w:lang w:val="en-US"/>
              </w:rPr>
              <w:t>√</w:t>
            </w:r>
            <w:r w:rsidR="003D4BBB">
              <w:rPr>
                <w:lang w:val="en-US"/>
              </w:rPr>
              <w:t xml:space="preserve"> Memory to Memory</w:t>
            </w:r>
          </w:p>
        </w:tc>
      </w:tr>
      <w:tr w:rsidR="002134D0" w:rsidRPr="002134D0" w14:paraId="1FF7E897"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2134D0" w:rsidRPr="002134D0" w:rsidRDefault="002134D0" w:rsidP="002134D0">
            <w:pPr>
              <w:ind w:left="787"/>
              <w:rPr>
                <w:lang w:val="en-US"/>
              </w:rPr>
            </w:pPr>
            <w:r w:rsidRPr="002134D0">
              <w:rPr>
                <w:lang w:val="en-US"/>
              </w:rPr>
              <w:t>I2C-S/M</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2134D0" w:rsidRPr="002134D0" w:rsidRDefault="00970A35" w:rsidP="002134D0">
            <w:pPr>
              <w:ind w:left="787"/>
              <w:rPr>
                <w:lang w:val="en-US"/>
              </w:rPr>
            </w:pPr>
            <w:r w:rsidRPr="002134D0">
              <w:rPr>
                <w:lang w:val="en-US"/>
              </w:rPr>
              <w:t>√</w:t>
            </w:r>
          </w:p>
        </w:tc>
      </w:tr>
      <w:tr w:rsidR="002134D0" w:rsidRPr="002134D0" w14:paraId="31E9E191"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2134D0" w:rsidRPr="002134D0" w:rsidRDefault="002134D0" w:rsidP="002134D0">
            <w:pPr>
              <w:ind w:left="787"/>
              <w:rPr>
                <w:lang w:val="en-US"/>
              </w:rPr>
            </w:pPr>
            <w:r w:rsidRPr="002134D0">
              <w:rPr>
                <w:lang w:val="en-US"/>
              </w:rPr>
              <w:t>Cache</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2134D0" w:rsidRPr="002134D0" w:rsidRDefault="002134D0" w:rsidP="002134D0">
            <w:pPr>
              <w:ind w:left="787"/>
              <w:rPr>
                <w:lang w:val="en-US"/>
              </w:rPr>
            </w:pPr>
            <w:r w:rsidRPr="002134D0">
              <w:rPr>
                <w:lang w:val="en-US"/>
              </w:rPr>
              <w:t>√</w:t>
            </w:r>
          </w:p>
        </w:tc>
      </w:tr>
      <w:tr w:rsidR="002134D0" w:rsidRPr="002134D0" w14:paraId="233EE128"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2134D0" w:rsidRPr="002134D0" w:rsidRDefault="002134D0" w:rsidP="002134D0">
            <w:pPr>
              <w:ind w:left="787"/>
              <w:rPr>
                <w:lang w:val="en-US"/>
              </w:rPr>
            </w:pPr>
            <w:r w:rsidRPr="002134D0">
              <w:rPr>
                <w:lang w:val="en-US"/>
              </w:rPr>
              <w:t>Watchdog</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2134D0" w:rsidRPr="002134D0" w:rsidRDefault="002134D0" w:rsidP="002134D0">
            <w:pPr>
              <w:ind w:left="787"/>
              <w:rPr>
                <w:lang w:val="en-US"/>
              </w:rPr>
            </w:pPr>
            <w:r w:rsidRPr="002134D0">
              <w:rPr>
                <w:lang w:val="en-US"/>
              </w:rPr>
              <w:t>√</w:t>
            </w:r>
          </w:p>
        </w:tc>
      </w:tr>
      <w:tr w:rsidR="002134D0" w:rsidRPr="002134D0" w14:paraId="365CB78F"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2134D0" w:rsidRPr="002134D0" w:rsidRDefault="002134D0" w:rsidP="002134D0">
            <w:pPr>
              <w:ind w:left="787"/>
              <w:rPr>
                <w:lang w:val="en-US"/>
              </w:rPr>
            </w:pPr>
            <w:r w:rsidRPr="002134D0">
              <w:rPr>
                <w:lang w:val="en-US"/>
              </w:rPr>
              <w:t>Clocks</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2134D0" w:rsidRPr="002134D0" w:rsidRDefault="002134D0" w:rsidP="002134D0">
            <w:pPr>
              <w:ind w:left="787"/>
              <w:rPr>
                <w:lang w:val="en-US"/>
              </w:rPr>
            </w:pPr>
            <w:r w:rsidRPr="002134D0">
              <w:rPr>
                <w:lang w:val="en-US"/>
              </w:rPr>
              <w:t>√</w:t>
            </w:r>
          </w:p>
        </w:tc>
      </w:tr>
      <w:tr w:rsidR="002134D0" w:rsidRPr="002134D0" w14:paraId="7F6F62F8"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2134D0" w:rsidRPr="002134D0" w:rsidRDefault="002134D0" w:rsidP="002134D0">
            <w:pPr>
              <w:ind w:left="787"/>
              <w:rPr>
                <w:lang w:val="en-US"/>
              </w:rPr>
            </w:pPr>
            <w:r w:rsidRPr="002134D0">
              <w:rPr>
                <w:lang w:val="en-US"/>
              </w:rPr>
              <w:t>Timers</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2134D0" w:rsidRPr="002134D0" w:rsidRDefault="00AE2FFF" w:rsidP="002134D0">
            <w:pPr>
              <w:ind w:left="787"/>
              <w:rPr>
                <w:lang w:val="en-US"/>
              </w:rPr>
            </w:pPr>
            <w:r w:rsidRPr="00AE2FFF">
              <w:rPr>
                <w:lang w:val="en-US"/>
              </w:rPr>
              <w:t>√</w:t>
            </w:r>
          </w:p>
        </w:tc>
      </w:tr>
      <w:tr w:rsidR="002134D0" w:rsidRPr="002134D0" w14:paraId="68124514"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2134D0" w:rsidRPr="002134D0" w:rsidRDefault="002134D0" w:rsidP="002134D0">
            <w:pPr>
              <w:ind w:left="787"/>
              <w:rPr>
                <w:lang w:val="en-US"/>
              </w:rPr>
            </w:pPr>
            <w:r w:rsidRPr="002134D0">
              <w:rPr>
                <w:lang w:val="en-US"/>
              </w:rPr>
              <w:t>LP-Sense</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2134D0" w:rsidRPr="002134D0" w:rsidRDefault="002134D0" w:rsidP="002134D0">
            <w:pPr>
              <w:ind w:left="787"/>
              <w:rPr>
                <w:lang w:val="en-US"/>
              </w:rPr>
            </w:pPr>
            <w:r w:rsidRPr="002134D0">
              <w:rPr>
                <w:lang w:val="en-US"/>
              </w:rPr>
              <w:t>√</w:t>
            </w:r>
          </w:p>
        </w:tc>
      </w:tr>
      <w:tr w:rsidR="002134D0" w:rsidRPr="002134D0" w14:paraId="03034C24"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2134D0" w:rsidRPr="002134D0" w:rsidRDefault="002134D0" w:rsidP="002134D0">
            <w:pPr>
              <w:ind w:left="787"/>
              <w:rPr>
                <w:lang w:val="en-US"/>
              </w:rPr>
            </w:pPr>
            <w:r w:rsidRPr="002134D0">
              <w:rPr>
                <w:lang w:val="en-US"/>
              </w:rPr>
              <w:t>USB</w:t>
            </w:r>
            <w:r w:rsidR="005F2765">
              <w:rPr>
                <w:lang w:val="en-US"/>
              </w:rPr>
              <w:t xml:space="preserve"> 2.0 Device</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2134D0" w:rsidRPr="002134D0" w:rsidRDefault="002134D0" w:rsidP="002134D0">
            <w:pPr>
              <w:ind w:left="787"/>
              <w:rPr>
                <w:lang w:val="en-US"/>
              </w:rPr>
            </w:pPr>
            <w:r w:rsidRPr="002134D0">
              <w:rPr>
                <w:lang w:val="en-US"/>
              </w:rPr>
              <w:t>√</w:t>
            </w:r>
          </w:p>
        </w:tc>
      </w:tr>
      <w:tr w:rsidR="002134D0" w:rsidRPr="002134D0" w14:paraId="10D8058E"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2134D0" w:rsidRPr="002134D0" w:rsidRDefault="002134D0" w:rsidP="002134D0">
            <w:pPr>
              <w:ind w:left="787"/>
              <w:rPr>
                <w:lang w:val="en-US"/>
              </w:rPr>
            </w:pPr>
            <w:r w:rsidRPr="002134D0">
              <w:rPr>
                <w:lang w:val="en-US"/>
              </w:rPr>
              <w:t>SPI-S/M</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2134D0" w:rsidRPr="002134D0" w:rsidRDefault="00D128D1" w:rsidP="00D128D1">
            <w:pPr>
              <w:ind w:left="0" w:firstLine="0"/>
              <w:rPr>
                <w:lang w:val="en-US"/>
              </w:rPr>
            </w:pPr>
            <w:r>
              <w:rPr>
                <w:lang w:val="en-US"/>
              </w:rPr>
              <w:t xml:space="preserve">              </w:t>
            </w:r>
            <w:r w:rsidR="00970A35">
              <w:rPr>
                <w:lang w:val="en-US"/>
              </w:rPr>
              <w:t xml:space="preserve"> </w:t>
            </w:r>
            <w:r w:rsidR="00970A35" w:rsidRPr="002134D0">
              <w:rPr>
                <w:lang w:val="en-US"/>
              </w:rPr>
              <w:t>√</w:t>
            </w:r>
          </w:p>
        </w:tc>
      </w:tr>
      <w:tr w:rsidR="002134D0" w:rsidRPr="002134D0" w14:paraId="0420E491"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2134D0" w:rsidRPr="002134D0" w:rsidRDefault="002134D0" w:rsidP="002134D0">
            <w:pPr>
              <w:ind w:left="787"/>
              <w:rPr>
                <w:lang w:val="en-US"/>
              </w:rPr>
            </w:pPr>
            <w:bookmarkStart w:id="7" w:name="OLE_LINK6"/>
            <w:bookmarkStart w:id="8" w:name="_Hlk193290277"/>
            <w:r w:rsidRPr="002134D0">
              <w:rPr>
                <w:lang w:val="en-US"/>
              </w:rPr>
              <w:t>I2S M</w:t>
            </w:r>
            <w:bookmarkEnd w:id="7"/>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2134D0" w:rsidRPr="002134D0" w:rsidRDefault="00D91B3A" w:rsidP="002134D0">
            <w:pPr>
              <w:ind w:left="787"/>
              <w:rPr>
                <w:lang w:val="en-US"/>
              </w:rPr>
            </w:pPr>
            <w:r w:rsidRPr="00D91B3A">
              <w:rPr>
                <w:lang w:val="en-US"/>
              </w:rPr>
              <w:t>√</w:t>
            </w:r>
          </w:p>
        </w:tc>
      </w:tr>
      <w:bookmarkEnd w:id="8"/>
      <w:tr w:rsidR="002134D0" w:rsidRPr="002134D0" w14:paraId="18B220F6"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2134D0" w:rsidRPr="002134D0" w:rsidRDefault="002134D0" w:rsidP="002134D0">
            <w:pPr>
              <w:ind w:left="787"/>
              <w:rPr>
                <w:lang w:val="en-US"/>
              </w:rPr>
            </w:pPr>
            <w:r w:rsidRPr="002134D0">
              <w:rPr>
                <w:lang w:val="en-US"/>
              </w:rPr>
              <w:t>xSPI (1/4 bits)</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2134D0" w:rsidRPr="002134D0" w:rsidRDefault="002134D0" w:rsidP="002134D0">
            <w:pPr>
              <w:ind w:left="787"/>
              <w:rPr>
                <w:lang w:val="en-US"/>
              </w:rPr>
            </w:pPr>
            <w:bookmarkStart w:id="9" w:name="OLE_LINK7"/>
            <w:r w:rsidRPr="002134D0">
              <w:rPr>
                <w:lang w:val="en-US"/>
              </w:rPr>
              <w:t>√</w:t>
            </w:r>
            <w:bookmarkEnd w:id="9"/>
          </w:p>
        </w:tc>
      </w:tr>
      <w:tr w:rsidR="002134D0" w:rsidRPr="002134D0" w14:paraId="618F0BC6"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2134D0" w:rsidRPr="002134D0" w:rsidRDefault="002134D0" w:rsidP="002134D0">
            <w:pPr>
              <w:ind w:left="787"/>
              <w:rPr>
                <w:lang w:val="en-US"/>
              </w:rPr>
            </w:pPr>
            <w:r w:rsidRPr="002134D0">
              <w:rPr>
                <w:lang w:val="en-US"/>
              </w:rPr>
              <w:t xml:space="preserve">MIPI CSI RX </w:t>
            </w:r>
            <w:r w:rsidR="00B56C6F">
              <w:rPr>
                <w:lang w:val="en-US"/>
              </w:rPr>
              <w:t>-0</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2134D0" w:rsidRPr="002134D0" w:rsidRDefault="00970A35" w:rsidP="002134D0">
            <w:pPr>
              <w:ind w:left="787"/>
              <w:rPr>
                <w:lang w:val="en-US"/>
              </w:rPr>
            </w:pPr>
            <w:r w:rsidRPr="002134D0">
              <w:rPr>
                <w:lang w:val="en-US"/>
              </w:rPr>
              <w:t>√</w:t>
            </w:r>
          </w:p>
        </w:tc>
      </w:tr>
      <w:tr w:rsidR="00B56C6F" w:rsidRPr="002134D0" w14:paraId="0A73D273"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B56C6F" w:rsidRPr="002134D0" w:rsidRDefault="00B56C6F" w:rsidP="002134D0">
            <w:pPr>
              <w:ind w:left="787"/>
              <w:rPr>
                <w:lang w:val="en-US"/>
              </w:rPr>
            </w:pPr>
            <w:r w:rsidRPr="002134D0">
              <w:rPr>
                <w:lang w:val="en-US"/>
              </w:rPr>
              <w:t xml:space="preserve">MIPI CSI RX </w:t>
            </w:r>
            <w:r>
              <w:rPr>
                <w:lang w:val="en-US"/>
              </w:rPr>
              <w:t>-1</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B56C6F" w:rsidRPr="002134D0" w:rsidRDefault="00B56C6F" w:rsidP="002134D0">
            <w:pPr>
              <w:ind w:left="787"/>
              <w:rPr>
                <w:lang w:val="en-US"/>
              </w:rPr>
            </w:pPr>
            <w:r>
              <w:rPr>
                <w:lang w:val="en-US"/>
              </w:rPr>
              <w:t>X</w:t>
            </w:r>
          </w:p>
        </w:tc>
      </w:tr>
      <w:tr w:rsidR="002134D0" w:rsidRPr="002134D0" w14:paraId="0E42F201"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2134D0" w:rsidRPr="002134D0" w:rsidRDefault="002134D0" w:rsidP="002134D0">
            <w:pPr>
              <w:ind w:left="787"/>
              <w:rPr>
                <w:lang w:val="en-US"/>
              </w:rPr>
            </w:pPr>
            <w:r w:rsidRPr="002134D0">
              <w:rPr>
                <w:lang w:val="en-US"/>
              </w:rPr>
              <w:t>DVP</w:t>
            </w:r>
            <w:r w:rsidR="000F763D">
              <w:rPr>
                <w:lang w:val="en-US"/>
              </w:rPr>
              <w:t xml:space="preserve"> Serial</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2134D0" w:rsidRPr="002134D0" w:rsidRDefault="00D427C6" w:rsidP="002134D0">
            <w:pPr>
              <w:ind w:left="787"/>
              <w:rPr>
                <w:lang w:val="en-US"/>
              </w:rPr>
            </w:pPr>
            <w:r w:rsidRPr="002134D0">
              <w:rPr>
                <w:lang w:val="en-US"/>
              </w:rPr>
              <w:t>√</w:t>
            </w:r>
          </w:p>
        </w:tc>
      </w:tr>
      <w:tr w:rsidR="000F763D" w:rsidRPr="002134D0" w14:paraId="7C1EAEB7"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0F763D" w:rsidRPr="002134D0" w:rsidRDefault="000F763D" w:rsidP="002134D0">
            <w:pPr>
              <w:ind w:left="787"/>
              <w:rPr>
                <w:lang w:val="en-US"/>
              </w:rPr>
            </w:pPr>
            <w:r>
              <w:rPr>
                <w:lang w:val="en-US"/>
              </w:rPr>
              <w:t>DVP Parallel</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0F763D" w:rsidRPr="00EF5792" w:rsidRDefault="00970A35" w:rsidP="002134D0">
            <w:pPr>
              <w:ind w:left="787"/>
              <w:rPr>
                <w:lang w:val="en-US"/>
              </w:rPr>
            </w:pPr>
            <w:r>
              <w:rPr>
                <w:lang w:val="en-US"/>
              </w:rPr>
              <w:t>X</w:t>
            </w:r>
          </w:p>
        </w:tc>
      </w:tr>
      <w:tr w:rsidR="00EF5792" w:rsidRPr="002134D0" w14:paraId="590A8C2E" w14:textId="77777777" w:rsidTr="00F74D73">
        <w:trPr>
          <w:cantSplit/>
          <w:trHeight w:val="144"/>
        </w:trPr>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EF5792" w:rsidRPr="002134D0" w:rsidRDefault="00EF5792" w:rsidP="002134D0">
            <w:pPr>
              <w:ind w:left="787"/>
              <w:rPr>
                <w:lang w:val="en-US"/>
              </w:rPr>
            </w:pPr>
            <w:r>
              <w:rPr>
                <w:lang w:val="en-US"/>
              </w:rPr>
              <w:t>SDIO</w:t>
            </w:r>
          </w:p>
        </w:tc>
        <w:tc>
          <w:tcPr>
            <w:tcW w:w="387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EF5792" w:rsidRPr="002134D0" w:rsidRDefault="00A41006" w:rsidP="002134D0">
            <w:pPr>
              <w:ind w:left="787"/>
              <w:rPr>
                <w:lang w:val="en-US"/>
              </w:rPr>
            </w:pPr>
            <w:r w:rsidRPr="002134D0">
              <w:rPr>
                <w:lang w:val="en-US"/>
              </w:rPr>
              <w:t>√</w:t>
            </w:r>
          </w:p>
        </w:tc>
      </w:tr>
    </w:tbl>
    <w:p w14:paraId="066AD953" w14:textId="777137FB" w:rsidR="00CE6632" w:rsidRDefault="005B06B9" w:rsidP="00F74D73">
      <w:pPr>
        <w:spacing w:after="111"/>
        <w:ind w:left="0" w:firstLine="0"/>
      </w:pPr>
      <w:r>
        <w:t xml:space="preserve">. </w:t>
      </w:r>
    </w:p>
    <w:p w14:paraId="0D879C00" w14:textId="11EC5B1F" w:rsidR="00CE6632" w:rsidRDefault="00CE6632" w:rsidP="00F74D73">
      <w:pPr>
        <w:spacing w:after="358" w:line="259" w:lineRule="auto"/>
        <w:sectPr w:rsidR="00CE6632">
          <w:headerReference w:type="even" r:id="rId8"/>
          <w:headerReference w:type="default" r:id="rId9"/>
          <w:footerReference w:type="even" r:id="rId10"/>
          <w:footerReference w:type="default" r:id="rId11"/>
          <w:headerReference w:type="first" r:id="rId12"/>
          <w:footerReference w:type="first" r:id="rId13"/>
          <w:pgSz w:w="12240" w:h="15840"/>
          <w:pgMar w:top="658" w:right="1439" w:bottom="716" w:left="648" w:header="720" w:footer="720" w:gutter="0"/>
          <w:cols w:space="720"/>
          <w:titlePg/>
        </w:sectPr>
      </w:pPr>
    </w:p>
    <w:p w14:paraId="26787296" w14:textId="1E7AF6FA" w:rsidR="00CE6632" w:rsidRDefault="00F74D73">
      <w:pPr>
        <w:pStyle w:val="Heading1"/>
        <w:spacing w:after="214"/>
        <w:ind w:left="431" w:hanging="446"/>
      </w:pPr>
      <w:bookmarkStart w:id="10" w:name="_Toc207060080"/>
      <w:r>
        <w:lastRenderedPageBreak/>
        <w:t>Supported Software Components</w:t>
      </w:r>
      <w:bookmarkEnd w:id="10"/>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tblGrid>
      <w:tr w:rsidR="00F74D73" w:rsidRPr="00F74D73" w14:paraId="069C543C" w14:textId="77777777" w:rsidTr="00261ECC">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F74D73" w:rsidRPr="00F74D73" w:rsidRDefault="00261ECC" w:rsidP="00F74D73">
            <w:pPr>
              <w:spacing w:after="104" w:line="259" w:lineRule="auto"/>
              <w:ind w:left="0" w:firstLine="0"/>
              <w:rPr>
                <w:lang w:val="en-US"/>
              </w:rPr>
            </w:pPr>
            <w:r>
              <w:rPr>
                <w:b/>
                <w:bCs/>
                <w:lang w:val="en-US"/>
              </w:rPr>
              <w:t xml:space="preserve">             </w:t>
            </w:r>
            <w:r w:rsidR="00F74D73"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F74D73" w:rsidRPr="00F74D73" w:rsidRDefault="00F74D73" w:rsidP="00F74D73">
            <w:pPr>
              <w:spacing w:after="104" w:line="259" w:lineRule="auto"/>
              <w:ind w:left="0" w:firstLine="0"/>
              <w:rPr>
                <w:lang w:val="en-US"/>
              </w:rPr>
            </w:pPr>
            <w:r>
              <w:rPr>
                <w:b/>
                <w:bCs/>
                <w:lang w:val="en-US"/>
              </w:rPr>
              <w:t xml:space="preserve">          </w:t>
            </w:r>
            <w:r w:rsidRPr="00F74D73">
              <w:rPr>
                <w:b/>
                <w:bCs/>
                <w:lang w:val="en-US"/>
              </w:rPr>
              <w:t>CM55-B0</w:t>
            </w:r>
          </w:p>
        </w:tc>
      </w:tr>
      <w:tr w:rsidR="00F74D73" w:rsidRPr="00F74D73" w14:paraId="6D5AEED5"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F74D73" w:rsidRPr="00F74D73" w:rsidRDefault="00F74D73" w:rsidP="00F74D73">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F74D73" w:rsidRPr="00F74D73" w:rsidRDefault="00F74D73" w:rsidP="00F74D73">
            <w:pPr>
              <w:spacing w:after="104" w:line="259" w:lineRule="auto"/>
              <w:rPr>
                <w:lang w:val="en-US"/>
              </w:rPr>
            </w:pPr>
            <w:r>
              <w:rPr>
                <w:lang w:val="en-US"/>
              </w:rPr>
              <w:t xml:space="preserve"> </w:t>
            </w:r>
            <w:r w:rsidRPr="00F74D73">
              <w:rPr>
                <w:lang w:val="en-US"/>
              </w:rPr>
              <w:t>√</w:t>
            </w:r>
          </w:p>
        </w:tc>
      </w:tr>
      <w:tr w:rsidR="00F74D73" w:rsidRPr="00F74D73" w14:paraId="20D1642C"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F74D73" w:rsidRPr="00F74D73" w:rsidRDefault="00F74D73" w:rsidP="00F74D73">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F74D73" w:rsidRPr="00F74D73" w:rsidRDefault="00F74D73" w:rsidP="00F74D73">
            <w:pPr>
              <w:spacing w:after="104" w:line="259" w:lineRule="auto"/>
              <w:rPr>
                <w:lang w:val="en-US"/>
              </w:rPr>
            </w:pPr>
            <w:r w:rsidRPr="00F74D73">
              <w:rPr>
                <w:lang w:val="en-US"/>
              </w:rPr>
              <w:t>√</w:t>
            </w:r>
          </w:p>
        </w:tc>
      </w:tr>
      <w:tr w:rsidR="00F74D73" w:rsidRPr="00F74D73" w14:paraId="118283B1"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F74D73" w:rsidRPr="00F74D73" w:rsidRDefault="00F74D73" w:rsidP="00F74D73">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F74D73" w:rsidRPr="00F74D73" w:rsidRDefault="00F74D73" w:rsidP="00F74D73">
            <w:pPr>
              <w:spacing w:after="104" w:line="259" w:lineRule="auto"/>
              <w:rPr>
                <w:lang w:val="en-US"/>
              </w:rPr>
            </w:pPr>
            <w:r w:rsidRPr="00F74D73">
              <w:rPr>
                <w:lang w:val="en-US"/>
              </w:rPr>
              <w:t>√</w:t>
            </w:r>
          </w:p>
        </w:tc>
      </w:tr>
      <w:tr w:rsidR="00F74D73" w:rsidRPr="00F74D73" w14:paraId="642FF0DC"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F74D73" w:rsidRPr="00F74D73" w:rsidRDefault="00F74D73" w:rsidP="00F74D73">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F74D73" w:rsidRPr="00F74D73" w:rsidRDefault="00F74D73" w:rsidP="00F74D73">
            <w:pPr>
              <w:spacing w:after="104" w:line="259" w:lineRule="auto"/>
              <w:rPr>
                <w:lang w:val="en-US"/>
              </w:rPr>
            </w:pPr>
            <w:r w:rsidRPr="00F74D73">
              <w:rPr>
                <w:lang w:val="en-US"/>
              </w:rPr>
              <w:t>√</w:t>
            </w:r>
          </w:p>
        </w:tc>
      </w:tr>
      <w:tr w:rsidR="00F74D73" w:rsidRPr="00F74D73" w14:paraId="3ED1C0A0"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F74D73" w:rsidRPr="00F74D73" w:rsidRDefault="00F74D73" w:rsidP="00F74D73">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F74D73" w:rsidRPr="00F74D73" w:rsidRDefault="00F74D73" w:rsidP="00F74D73">
            <w:pPr>
              <w:spacing w:after="104" w:line="259" w:lineRule="auto"/>
              <w:rPr>
                <w:lang w:val="en-US"/>
              </w:rPr>
            </w:pPr>
            <w:r w:rsidRPr="00F74D73">
              <w:rPr>
                <w:lang w:val="en-US"/>
              </w:rPr>
              <w:t>√</w:t>
            </w:r>
          </w:p>
        </w:tc>
      </w:tr>
      <w:tr w:rsidR="00F74D73" w:rsidRPr="00F74D73" w14:paraId="1F40BEC5" w14:textId="77777777" w:rsidTr="00F74D73">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F74D73" w:rsidRPr="00F74D73" w:rsidRDefault="00F74D73" w:rsidP="00F74D73">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F74D73" w:rsidRPr="00F74D73" w:rsidRDefault="00F74D73" w:rsidP="00F74D73">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76C2034" w14:textId="77777777" w:rsidR="00CE6632" w:rsidRDefault="005B06B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988A787" w14:textId="77777777" w:rsidR="00C42201" w:rsidRDefault="00C42201">
      <w:pPr>
        <w:spacing w:after="0" w:line="259" w:lineRule="auto"/>
        <w:ind w:left="0" w:firstLine="0"/>
      </w:pPr>
    </w:p>
    <w:p w14:paraId="3D1C3516" w14:textId="77777777" w:rsidR="00C42201" w:rsidRDefault="00C42201">
      <w:pPr>
        <w:spacing w:after="0" w:line="259" w:lineRule="auto"/>
        <w:ind w:left="0" w:firstLine="0"/>
      </w:pPr>
    </w:p>
    <w:p w14:paraId="06732D79" w14:textId="77777777" w:rsidR="00C42201" w:rsidRDefault="00C42201">
      <w:pPr>
        <w:spacing w:after="0" w:line="259" w:lineRule="auto"/>
        <w:ind w:left="0" w:firstLine="0"/>
      </w:pPr>
    </w:p>
    <w:p w14:paraId="7A8EC1C1" w14:textId="77777777" w:rsidR="00C42201" w:rsidRDefault="00C42201">
      <w:pPr>
        <w:spacing w:after="0" w:line="259" w:lineRule="auto"/>
        <w:ind w:left="0" w:firstLine="0"/>
      </w:pPr>
    </w:p>
    <w:p w14:paraId="25456AEB" w14:textId="77777777" w:rsidR="00C42201" w:rsidRDefault="00C42201">
      <w:pPr>
        <w:spacing w:after="0" w:line="259" w:lineRule="auto"/>
        <w:ind w:left="0" w:firstLine="0"/>
      </w:pPr>
    </w:p>
    <w:p w14:paraId="10B91226" w14:textId="77777777" w:rsidR="00C42201" w:rsidRDefault="00C42201">
      <w:pPr>
        <w:spacing w:after="0" w:line="259" w:lineRule="auto"/>
        <w:ind w:left="0" w:firstLine="0"/>
      </w:pPr>
    </w:p>
    <w:p w14:paraId="32FDA06B" w14:textId="77777777" w:rsidR="00C42201" w:rsidRDefault="00C42201">
      <w:pPr>
        <w:spacing w:after="0" w:line="259" w:lineRule="auto"/>
        <w:ind w:left="0" w:firstLine="0"/>
      </w:pPr>
    </w:p>
    <w:p w14:paraId="650A662F" w14:textId="77777777" w:rsidR="00C42201" w:rsidRDefault="00C42201">
      <w:pPr>
        <w:spacing w:after="0" w:line="259" w:lineRule="auto"/>
        <w:ind w:left="0" w:firstLine="0"/>
      </w:pPr>
    </w:p>
    <w:p w14:paraId="309FA1E4" w14:textId="77777777" w:rsidR="00C42201" w:rsidRDefault="00C42201">
      <w:pPr>
        <w:spacing w:after="0" w:line="259" w:lineRule="auto"/>
        <w:ind w:left="0" w:firstLine="0"/>
      </w:pPr>
    </w:p>
    <w:p w14:paraId="4B1AC129" w14:textId="77777777" w:rsidR="00C42201" w:rsidRDefault="00C42201">
      <w:pPr>
        <w:spacing w:after="0" w:line="259" w:lineRule="auto"/>
        <w:ind w:left="0" w:firstLine="0"/>
      </w:pPr>
    </w:p>
    <w:p w14:paraId="26740476" w14:textId="77777777" w:rsidR="00C42201" w:rsidRDefault="00C42201">
      <w:pPr>
        <w:spacing w:after="0" w:line="259" w:lineRule="auto"/>
        <w:ind w:left="0" w:firstLine="0"/>
      </w:pPr>
    </w:p>
    <w:p w14:paraId="7D7958B3" w14:textId="77777777" w:rsidR="00C42201" w:rsidRDefault="00C42201">
      <w:pPr>
        <w:spacing w:after="0" w:line="259" w:lineRule="auto"/>
        <w:ind w:left="0" w:firstLine="0"/>
      </w:pPr>
    </w:p>
    <w:p w14:paraId="2317C941" w14:textId="77777777" w:rsidR="00C42201" w:rsidRDefault="00C42201">
      <w:pPr>
        <w:spacing w:after="0" w:line="259" w:lineRule="auto"/>
        <w:ind w:left="0" w:firstLine="0"/>
      </w:pPr>
    </w:p>
    <w:p w14:paraId="0C7217E6" w14:textId="77777777" w:rsidR="00C42201" w:rsidRDefault="00C42201">
      <w:pPr>
        <w:spacing w:after="0" w:line="259" w:lineRule="auto"/>
        <w:ind w:left="0" w:firstLine="0"/>
      </w:pPr>
    </w:p>
    <w:p w14:paraId="26B7AD70" w14:textId="77777777" w:rsidR="00C42201" w:rsidRDefault="00C42201">
      <w:pPr>
        <w:spacing w:after="0" w:line="259" w:lineRule="auto"/>
        <w:ind w:left="0" w:firstLine="0"/>
      </w:pPr>
    </w:p>
    <w:p w14:paraId="3F5C3211" w14:textId="77777777" w:rsidR="00C42201" w:rsidRDefault="00C42201">
      <w:pPr>
        <w:spacing w:after="0" w:line="259" w:lineRule="auto"/>
        <w:ind w:left="0" w:firstLine="0"/>
      </w:pPr>
    </w:p>
    <w:p w14:paraId="5E06D58A" w14:textId="77777777" w:rsidR="00C42201" w:rsidRDefault="00C42201">
      <w:pPr>
        <w:spacing w:after="0" w:line="259" w:lineRule="auto"/>
        <w:ind w:left="0" w:firstLine="0"/>
      </w:pPr>
    </w:p>
    <w:p w14:paraId="275667CF" w14:textId="77777777" w:rsidR="00C42201" w:rsidRDefault="00C42201">
      <w:pPr>
        <w:spacing w:after="0" w:line="259" w:lineRule="auto"/>
        <w:ind w:left="0" w:firstLine="0"/>
      </w:pPr>
    </w:p>
    <w:p w14:paraId="0E893189" w14:textId="77777777" w:rsidR="00C42201" w:rsidRDefault="00C42201">
      <w:pPr>
        <w:spacing w:after="0" w:line="259" w:lineRule="auto"/>
        <w:ind w:left="0" w:firstLine="0"/>
      </w:pPr>
    </w:p>
    <w:p w14:paraId="6A4D4CF8" w14:textId="77777777" w:rsidR="00C42201" w:rsidRDefault="00C42201">
      <w:pPr>
        <w:spacing w:after="0" w:line="259" w:lineRule="auto"/>
        <w:ind w:left="0" w:firstLine="0"/>
      </w:pPr>
    </w:p>
    <w:p w14:paraId="16E573EF" w14:textId="77777777" w:rsidR="00C42201" w:rsidRDefault="00C42201">
      <w:pPr>
        <w:spacing w:after="0" w:line="259" w:lineRule="auto"/>
        <w:ind w:left="0" w:firstLine="0"/>
      </w:pPr>
    </w:p>
    <w:p w14:paraId="59C78FA5" w14:textId="77777777" w:rsidR="00C42201" w:rsidRDefault="00C42201">
      <w:pPr>
        <w:spacing w:after="0" w:line="259" w:lineRule="auto"/>
        <w:ind w:left="0" w:firstLine="0"/>
      </w:pPr>
    </w:p>
    <w:p w14:paraId="3D9F3BD7" w14:textId="77777777" w:rsidR="00C42201" w:rsidRDefault="00C42201">
      <w:pPr>
        <w:spacing w:after="0" w:line="259" w:lineRule="auto"/>
        <w:ind w:left="0" w:firstLine="0"/>
      </w:pPr>
    </w:p>
    <w:p w14:paraId="1A0255A6" w14:textId="77777777" w:rsidR="00C42201" w:rsidRDefault="00C42201">
      <w:pPr>
        <w:spacing w:after="0" w:line="259" w:lineRule="auto"/>
        <w:ind w:left="0" w:firstLine="0"/>
      </w:pPr>
    </w:p>
    <w:p w14:paraId="2A1C26E9" w14:textId="5585163F" w:rsidR="00CE6632" w:rsidRDefault="00F74D73">
      <w:pPr>
        <w:pStyle w:val="Heading1"/>
        <w:spacing w:after="213"/>
        <w:ind w:left="431" w:hanging="446"/>
      </w:pPr>
      <w:bookmarkStart w:id="11" w:name="_Toc207060081"/>
      <w:r>
        <w:lastRenderedPageBreak/>
        <w:t>Supported Power Modes</w:t>
      </w:r>
      <w:bookmarkEnd w:id="11"/>
    </w:p>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99"/>
        <w:gridCol w:w="6110"/>
        <w:gridCol w:w="1715"/>
      </w:tblGrid>
      <w:tr w:rsidR="006B3CC3" w:rsidRPr="00F74D73" w14:paraId="733F4D1B" w14:textId="77777777" w:rsidTr="00D128D1">
        <w:trPr>
          <w:cantSplit/>
          <w:trHeight w:val="516"/>
        </w:trPr>
        <w:tc>
          <w:tcPr>
            <w:tcW w:w="139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77777777" w:rsidR="00F74D73" w:rsidRPr="00F74D73" w:rsidRDefault="00F74D73" w:rsidP="00F74D73">
            <w:pPr>
              <w:spacing w:after="297"/>
              <w:ind w:left="720" w:firstLine="0"/>
              <w:rPr>
                <w:lang w:val="en-US"/>
              </w:rPr>
            </w:pPr>
            <w:r w:rsidRPr="00F74D73">
              <w:rPr>
                <w:b/>
                <w:bCs/>
                <w:lang w:val="en-US"/>
              </w:rPr>
              <w:t> Mode</w:t>
            </w:r>
          </w:p>
        </w:tc>
        <w:tc>
          <w:tcPr>
            <w:tcW w:w="611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77777777" w:rsidR="00F74D73" w:rsidRPr="00F74D73" w:rsidRDefault="00F74D73" w:rsidP="00F74D73">
            <w:pPr>
              <w:spacing w:after="297"/>
              <w:ind w:left="720" w:firstLine="0"/>
              <w:rPr>
                <w:lang w:val="en-US"/>
              </w:rPr>
            </w:pPr>
            <w:r w:rsidRPr="00F74D73">
              <w:rPr>
                <w:b/>
                <w:bCs/>
                <w:lang w:val="en-US"/>
              </w:rPr>
              <w:t>Description</w:t>
            </w:r>
          </w:p>
        </w:tc>
        <w:tc>
          <w:tcPr>
            <w:tcW w:w="1715"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77777777" w:rsidR="00F74D73" w:rsidRPr="00F74D73" w:rsidRDefault="00F74D73" w:rsidP="00912E59">
            <w:pPr>
              <w:spacing w:after="297"/>
              <w:ind w:left="720" w:firstLine="0"/>
              <w:rPr>
                <w:lang w:val="en-US"/>
              </w:rPr>
            </w:pPr>
            <w:r w:rsidRPr="00F74D73">
              <w:rPr>
                <w:b/>
                <w:bCs/>
                <w:lang w:val="en-US"/>
              </w:rPr>
              <w:t>CM55-B0</w:t>
            </w:r>
          </w:p>
        </w:tc>
      </w:tr>
      <w:tr w:rsidR="00F74D73" w:rsidRPr="00F74D73" w14:paraId="05B5B622" w14:textId="77777777" w:rsidTr="00D128D1">
        <w:trPr>
          <w:cantSplit/>
        </w:trPr>
        <w:tc>
          <w:tcPr>
            <w:tcW w:w="13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6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17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EF780" w14:textId="77777777" w:rsidR="00CD7253" w:rsidRDefault="00F74D73" w:rsidP="00F74D73">
            <w:pPr>
              <w:spacing w:after="297"/>
              <w:ind w:left="720" w:firstLine="0"/>
              <w:rPr>
                <w:lang w:val="en-US"/>
              </w:rPr>
            </w:pPr>
            <w:r w:rsidRPr="00F74D73">
              <w:rPr>
                <w:lang w:val="en-US"/>
              </w:rPr>
              <w:t>√</w:t>
            </w:r>
          </w:p>
          <w:p w14:paraId="0F4C85CD" w14:textId="39C26FFC" w:rsidR="00F74D73" w:rsidRPr="00F74D73" w:rsidRDefault="00F74D73" w:rsidP="00F74D73">
            <w:pPr>
              <w:spacing w:after="297"/>
              <w:ind w:left="720" w:firstLine="0"/>
              <w:rPr>
                <w:lang w:val="en-US"/>
              </w:rPr>
            </w:pPr>
            <w:r w:rsidRPr="00F74D73">
              <w:rPr>
                <w:lang w:val="en-US"/>
              </w:rPr>
              <w:t>(400MHz)</w:t>
            </w:r>
          </w:p>
        </w:tc>
      </w:tr>
      <w:tr w:rsidR="00F74D73" w:rsidRPr="00F74D73" w14:paraId="62CF6E1F" w14:textId="77777777" w:rsidTr="00D128D1">
        <w:trPr>
          <w:cantSplit/>
        </w:trPr>
        <w:tc>
          <w:tcPr>
            <w:tcW w:w="139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t xml:space="preserve"> </w:t>
            </w:r>
            <w:r w:rsidRPr="00F74D73">
              <w:rPr>
                <w:b/>
                <w:bCs/>
                <w:lang w:val="en-US"/>
              </w:rPr>
              <w:t>Hibernation</w:t>
            </w:r>
          </w:p>
        </w:tc>
        <w:tc>
          <w:tcPr>
            <w:tcW w:w="6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F74D73">
            <w:pPr>
              <w:spacing w:after="297"/>
              <w:ind w:left="720" w:firstLine="0"/>
              <w:rPr>
                <w:lang w:val="en-US"/>
              </w:rPr>
            </w:pPr>
            <w:r w:rsidRPr="00F74D73">
              <w:rPr>
                <w:lang w:val="en-US"/>
              </w:rPr>
              <w:t>All memories: in retention</w:t>
            </w:r>
          </w:p>
          <w:p w14:paraId="137D234D" w14:textId="77777777" w:rsidR="00F74D73" w:rsidRPr="00F74D73" w:rsidRDefault="00F74D73" w:rsidP="00F74D73">
            <w:pPr>
              <w:spacing w:after="297"/>
              <w:ind w:left="720" w:firstLine="0"/>
              <w:rPr>
                <w:lang w:val="en-US"/>
              </w:rPr>
            </w:pPr>
            <w:r w:rsidRPr="00F74D73">
              <w:rPr>
                <w:lang w:val="en-US"/>
              </w:rPr>
              <w:t>Gear 3: (HP Proc) - disabled</w:t>
            </w:r>
          </w:p>
          <w:p w14:paraId="42BFF486" w14:textId="77777777" w:rsidR="00F74D73" w:rsidRPr="00F74D73" w:rsidRDefault="00F74D73" w:rsidP="00F74D73">
            <w:pPr>
              <w:spacing w:after="297"/>
              <w:ind w:left="720" w:firstLine="0"/>
              <w:rPr>
                <w:lang w:val="en-US"/>
              </w:rPr>
            </w:pPr>
            <w:r w:rsidRPr="00F74D73">
              <w:rPr>
                <w:lang w:val="en-US"/>
              </w:rPr>
              <w:t>Gear 2: (LP Proc) - disabled</w:t>
            </w:r>
          </w:p>
          <w:p w14:paraId="59149152" w14:textId="77777777" w:rsidR="00F74D73" w:rsidRPr="00F74D73" w:rsidRDefault="00F74D73" w:rsidP="00F74D73">
            <w:pPr>
              <w:spacing w:after="297"/>
              <w:ind w:left="720" w:firstLine="0"/>
              <w:rPr>
                <w:lang w:val="en-US"/>
              </w:rPr>
            </w:pPr>
            <w:r w:rsidRPr="00F74D73">
              <w:rPr>
                <w:lang w:val="en-US"/>
              </w:rPr>
              <w:t>Gear 1: (LP Sense) – disabled</w:t>
            </w:r>
          </w:p>
          <w:p w14:paraId="0517CC10" w14:textId="77777777" w:rsidR="00F74D73" w:rsidRPr="00F74D73" w:rsidRDefault="00F74D73" w:rsidP="00F74D73">
            <w:pPr>
              <w:spacing w:after="297"/>
              <w:ind w:left="720" w:firstLine="0"/>
              <w:rPr>
                <w:lang w:val="en-US"/>
              </w:rPr>
            </w:pPr>
            <w:r w:rsidRPr="00F74D73">
              <w:rPr>
                <w:lang w:val="en-US"/>
              </w:rPr>
              <w:t>Gear 0 (AON): awake</w:t>
            </w:r>
          </w:p>
          <w:p w14:paraId="7CFC2A0C" w14:textId="77777777" w:rsidR="00F74D73" w:rsidRPr="00F74D73" w:rsidRDefault="00F74D73" w:rsidP="00F74D73">
            <w:pPr>
              <w:spacing w:after="297"/>
              <w:ind w:left="720" w:firstLine="0"/>
              <w:rPr>
                <w:lang w:val="en-US"/>
              </w:rPr>
            </w:pPr>
            <w:r w:rsidRPr="00F74D73">
              <w:rPr>
                <w:lang w:val="en-US"/>
              </w:rPr>
              <w:t>Mode entry: Host API’s power manager commands (0x1-0x4)</w:t>
            </w:r>
          </w:p>
          <w:p w14:paraId="2249FF38" w14:textId="2F9955DE" w:rsidR="00F74D73" w:rsidRPr="00F74D73" w:rsidRDefault="00F74D73" w:rsidP="00F74D73">
            <w:pPr>
              <w:spacing w:after="297"/>
              <w:ind w:left="720" w:firstLine="0"/>
              <w:rPr>
                <w:lang w:val="en-US"/>
              </w:rPr>
            </w:pPr>
            <w:r w:rsidRPr="00F74D73">
              <w:rPr>
                <w:lang w:val="en-US"/>
              </w:rPr>
              <w:t>Mode exit: internal/external event (timer, GPI)</w:t>
            </w:r>
          </w:p>
        </w:tc>
        <w:tc>
          <w:tcPr>
            <w:tcW w:w="17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0C2D7" w14:textId="77777777" w:rsidR="00F74D73" w:rsidRPr="00F74D73" w:rsidRDefault="00F74D73" w:rsidP="00F74D73">
            <w:pPr>
              <w:spacing w:after="297"/>
              <w:ind w:left="720" w:firstLine="0"/>
              <w:rPr>
                <w:lang w:val="en-US"/>
              </w:rPr>
            </w:pPr>
            <w:r w:rsidRPr="00F74D73">
              <w:rPr>
                <w:lang w:val="en-US"/>
              </w:rPr>
              <w:t>√</w:t>
            </w: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12" w:name="_Toc207060082"/>
      <w:r w:rsidRPr="008537AD">
        <w:t>VS Code Extension</w:t>
      </w:r>
      <w:bookmarkEnd w:id="12"/>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tblGrid>
      <w:tr w:rsidR="00FB5AA5" w:rsidRPr="009F05F9" w14:paraId="6EC153D5" w14:textId="77777777" w:rsidTr="00D5203E">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FB5AA5" w:rsidRPr="009F05F9" w:rsidRDefault="00FB5AA5" w:rsidP="00D5203E">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FB5AA5" w:rsidRPr="009F05F9" w:rsidRDefault="00FB5AA5" w:rsidP="00D5203E">
            <w:pPr>
              <w:spacing w:after="0" w:line="259" w:lineRule="auto"/>
              <w:ind w:left="0" w:firstLine="0"/>
              <w:jc w:val="center"/>
              <w:rPr>
                <w:lang w:val="en-US"/>
              </w:rPr>
            </w:pPr>
            <w:r w:rsidRPr="009F05F9">
              <w:rPr>
                <w:b/>
                <w:bCs/>
                <w:lang w:val="en-US"/>
              </w:rPr>
              <w:t>CM55-B0</w:t>
            </w:r>
          </w:p>
        </w:tc>
      </w:tr>
      <w:tr w:rsidR="00FB5AA5" w:rsidRPr="009F05F9" w14:paraId="44495240" w14:textId="77777777" w:rsidTr="00FB5AA5">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FB5AA5" w:rsidRPr="009F05F9" w:rsidRDefault="00FB5AA5" w:rsidP="00D5203E">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FB5AA5" w:rsidRPr="009F05F9" w:rsidRDefault="00FB5AA5" w:rsidP="00D5203E">
            <w:pPr>
              <w:spacing w:after="0" w:line="259" w:lineRule="auto"/>
              <w:ind w:left="0" w:firstLine="0"/>
              <w:jc w:val="center"/>
              <w:rPr>
                <w:lang w:val="en-US"/>
              </w:rPr>
            </w:pPr>
            <w:r w:rsidRPr="009F05F9">
              <w:rPr>
                <w:lang w:val="en-US"/>
              </w:rPr>
              <w:t>√</w:t>
            </w:r>
          </w:p>
        </w:tc>
      </w:tr>
      <w:tr w:rsidR="00FB5AA5" w:rsidRPr="009F05F9" w14:paraId="36287AD9" w14:textId="77777777" w:rsidTr="00D5203E">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FB5AA5" w:rsidRPr="009F05F9" w:rsidRDefault="00FB5AA5" w:rsidP="00D5203E">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FB5AA5" w:rsidRPr="009F05F9" w:rsidRDefault="00FB5AA5" w:rsidP="00D5203E">
            <w:pPr>
              <w:spacing w:after="0" w:line="259" w:lineRule="auto"/>
              <w:ind w:left="0" w:firstLine="0"/>
              <w:jc w:val="center"/>
              <w:rPr>
                <w:lang w:val="en-US"/>
              </w:rPr>
            </w:pPr>
            <w:bookmarkStart w:id="13" w:name="_Hlk201763167"/>
            <w:r w:rsidRPr="009F05F9">
              <w:rPr>
                <w:lang w:val="en-US"/>
              </w:rPr>
              <w:t>√</w:t>
            </w:r>
            <w:bookmarkEnd w:id="13"/>
          </w:p>
        </w:tc>
      </w:tr>
      <w:tr w:rsidR="00FB5AA5" w:rsidRPr="009F05F9" w14:paraId="5CC8178B" w14:textId="77777777" w:rsidTr="00D5203E">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FB5AA5" w:rsidRDefault="00FB5AA5" w:rsidP="00FB5AA5">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FB5AA5" w:rsidRPr="009F05F9" w:rsidRDefault="00FB5AA5" w:rsidP="00FB5AA5">
            <w:pPr>
              <w:spacing w:after="0" w:line="259" w:lineRule="auto"/>
              <w:ind w:left="0" w:firstLine="0"/>
              <w:jc w:val="center"/>
              <w:rPr>
                <w:lang w:val="en-US"/>
              </w:rPr>
            </w:pPr>
            <w:r w:rsidRPr="009F05F9">
              <w:rPr>
                <w:lang w:val="en-US"/>
              </w:rPr>
              <w:t>√</w:t>
            </w:r>
          </w:p>
        </w:tc>
      </w:tr>
      <w:tr w:rsidR="00FB5AA5" w:rsidRPr="009F05F9" w14:paraId="34B8ED2B" w14:textId="77777777" w:rsidTr="00D5203E">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FB5AA5" w:rsidRPr="009F05F9" w:rsidRDefault="00FB5AA5" w:rsidP="00FB5AA5">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FB5AA5" w:rsidRPr="009F05F9" w:rsidRDefault="00FB5AA5" w:rsidP="00FB5AA5">
            <w:pPr>
              <w:spacing w:after="0" w:line="259" w:lineRule="auto"/>
              <w:ind w:left="0" w:firstLine="0"/>
              <w:jc w:val="center"/>
              <w:rPr>
                <w:lang w:val="en-US"/>
              </w:rPr>
            </w:pPr>
            <w:r w:rsidRPr="009F05F9">
              <w:rPr>
                <w:lang w:val="en-US"/>
              </w:rPr>
              <w:t>√</w:t>
            </w:r>
          </w:p>
        </w:tc>
      </w:tr>
      <w:tr w:rsidR="00D427C6" w:rsidRPr="009F05F9" w14:paraId="20B2385B" w14:textId="77777777" w:rsidTr="00D5203E">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D427C6" w:rsidRPr="009F05F9" w:rsidRDefault="00D427C6" w:rsidP="00FB5AA5">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D427C6" w:rsidRPr="009F05F9" w:rsidRDefault="00D427C6" w:rsidP="00FB5AA5">
            <w:pPr>
              <w:spacing w:after="0" w:line="259" w:lineRule="auto"/>
              <w:ind w:left="0" w:firstLine="0"/>
              <w:jc w:val="center"/>
              <w:rPr>
                <w:lang w:val="en-US"/>
              </w:rPr>
            </w:pPr>
            <w:r w:rsidRPr="009F05F9">
              <w:rPr>
                <w:lang w:val="en-US"/>
              </w:rPr>
              <w:t>√</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200F1D87" w14:textId="343F3372" w:rsidR="00CE6632" w:rsidRPr="008537AD" w:rsidRDefault="009F05F9" w:rsidP="008537AD">
      <w:pPr>
        <w:pStyle w:val="Heading1"/>
        <w:spacing w:after="213"/>
        <w:ind w:left="431" w:hanging="446"/>
      </w:pPr>
      <w:bookmarkStart w:id="14" w:name="_Toc207060083"/>
      <w:r w:rsidRPr="008537AD">
        <w:lastRenderedPageBreak/>
        <w:t>SynaToolkit Suite</w:t>
      </w:r>
      <w:bookmarkEnd w:id="14"/>
    </w:p>
    <w:p w14:paraId="7EEC82E7" w14:textId="77777777" w:rsidR="00CE6632" w:rsidRDefault="005B06B9">
      <w:pPr>
        <w:spacing w:after="105" w:line="259" w:lineRule="auto"/>
        <w:ind w:left="0" w:firstLine="0"/>
      </w:pPr>
      <w:r>
        <w:t xml:space="preserve"> </w:t>
      </w:r>
    </w:p>
    <w:p w14:paraId="21A3CB5B" w14:textId="77777777" w:rsidR="009F05F9" w:rsidRDefault="005B06B9">
      <w:pPr>
        <w:spacing w:after="0" w:line="259" w:lineRule="auto"/>
        <w:ind w:left="0" w:firstLine="0"/>
      </w:pPr>
      <w:r>
        <w:t xml:space="preserve"> </w:t>
      </w:r>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tblGrid>
      <w:tr w:rsidR="009F05F9" w:rsidRPr="009F05F9" w14:paraId="1ADB524A" w14:textId="77777777" w:rsidTr="00261ECC">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3BD1862" w14:textId="77777777" w:rsidR="009F05F9" w:rsidRPr="009F05F9" w:rsidRDefault="009F05F9" w:rsidP="009F05F9">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5D3587" w14:textId="77777777" w:rsidR="009F05F9" w:rsidRPr="009F05F9" w:rsidRDefault="009F05F9" w:rsidP="00912E59">
            <w:pPr>
              <w:spacing w:after="0" w:line="259" w:lineRule="auto"/>
              <w:ind w:left="0" w:firstLine="0"/>
              <w:jc w:val="center"/>
              <w:rPr>
                <w:lang w:val="en-US"/>
              </w:rPr>
            </w:pPr>
            <w:r w:rsidRPr="009F05F9">
              <w:rPr>
                <w:b/>
                <w:bCs/>
                <w:lang w:val="en-US"/>
              </w:rPr>
              <w:t>CM55-B0</w:t>
            </w:r>
          </w:p>
        </w:tc>
      </w:tr>
      <w:tr w:rsidR="009F05F9" w:rsidRPr="009F05F9" w14:paraId="7A856F5A" w14:textId="77777777" w:rsidTr="009F05F9">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096FB" w14:textId="77777777" w:rsidR="009F05F9" w:rsidRPr="009F05F9" w:rsidRDefault="009F05F9" w:rsidP="009F05F9">
            <w:pPr>
              <w:spacing w:after="0" w:line="259" w:lineRule="auto"/>
              <w:ind w:left="0" w:firstLine="0"/>
              <w:rPr>
                <w:lang w:val="en-US"/>
              </w:rPr>
            </w:pPr>
            <w:r w:rsidRPr="009F05F9">
              <w:rPr>
                <w:lang w:val="en-US"/>
              </w:rPr>
              <w:t>Logger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CFA92" w14:textId="77777777" w:rsidR="009F05F9" w:rsidRPr="009F05F9" w:rsidRDefault="009F05F9" w:rsidP="00912E59">
            <w:pPr>
              <w:spacing w:after="0" w:line="259" w:lineRule="auto"/>
              <w:ind w:left="0" w:firstLine="0"/>
              <w:jc w:val="center"/>
              <w:rPr>
                <w:lang w:val="en-US"/>
              </w:rPr>
            </w:pPr>
            <w:r w:rsidRPr="009F05F9">
              <w:rPr>
                <w:lang w:val="en-US"/>
              </w:rPr>
              <w:t>√</w:t>
            </w:r>
          </w:p>
        </w:tc>
      </w:tr>
      <w:tr w:rsidR="009F05F9" w:rsidRPr="009F05F9" w14:paraId="26D8542E" w14:textId="77777777" w:rsidTr="009F05F9">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0DD85D" w14:textId="77777777" w:rsidR="009F05F9" w:rsidRPr="009F05F9" w:rsidRDefault="009F05F9" w:rsidP="009F05F9">
            <w:pPr>
              <w:spacing w:after="0" w:line="259" w:lineRule="auto"/>
              <w:ind w:left="0" w:firstLine="0"/>
              <w:rPr>
                <w:lang w:val="en-US"/>
              </w:rPr>
            </w:pPr>
            <w:r w:rsidRPr="009F05F9">
              <w:rPr>
                <w:lang w:val="en-US"/>
              </w:rPr>
              <w:t>Control Interface (using embedded Host API protocol)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24D9C" w14:textId="77777777" w:rsidR="009F05F9" w:rsidRPr="009F05F9" w:rsidRDefault="009F05F9" w:rsidP="00912E59">
            <w:pPr>
              <w:spacing w:after="0" w:line="259" w:lineRule="auto"/>
              <w:ind w:left="0" w:firstLine="0"/>
              <w:jc w:val="center"/>
              <w:rPr>
                <w:lang w:val="en-US"/>
              </w:rPr>
            </w:pPr>
            <w:r w:rsidRPr="009F05F9">
              <w:rPr>
                <w:lang w:val="en-US"/>
              </w:rPr>
              <w:t>√</w:t>
            </w:r>
          </w:p>
        </w:tc>
      </w:tr>
      <w:tr w:rsidR="009F05F9" w:rsidRPr="009F05F9" w14:paraId="37962D91" w14:textId="77777777" w:rsidTr="009F05F9">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241E0" w14:textId="77777777" w:rsidR="009F05F9" w:rsidRPr="009F05F9" w:rsidRDefault="009F05F9" w:rsidP="009F05F9">
            <w:pPr>
              <w:spacing w:after="0" w:line="259" w:lineRule="auto"/>
              <w:ind w:left="0" w:firstLine="0"/>
              <w:rPr>
                <w:lang w:val="en-US"/>
              </w:rPr>
            </w:pPr>
            <w:r w:rsidRPr="009F05F9">
              <w:rPr>
                <w:lang w:val="en-US"/>
              </w:rPr>
              <w:t>Script Loader &amp; Runner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60E0F" w14:textId="77777777" w:rsidR="009F05F9" w:rsidRPr="009F05F9" w:rsidRDefault="009F05F9" w:rsidP="00912E59">
            <w:pPr>
              <w:spacing w:after="0" w:line="259" w:lineRule="auto"/>
              <w:ind w:left="0" w:firstLine="0"/>
              <w:jc w:val="center"/>
              <w:rPr>
                <w:lang w:val="en-US"/>
              </w:rPr>
            </w:pPr>
            <w:r w:rsidRPr="009F05F9">
              <w:rPr>
                <w:lang w:val="en-US"/>
              </w:rPr>
              <w:t>√</w:t>
            </w:r>
          </w:p>
        </w:tc>
      </w:tr>
      <w:tr w:rsidR="009F05F9" w:rsidRPr="009F05F9" w14:paraId="3F75FCE0" w14:textId="77777777" w:rsidTr="009F05F9">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15B40" w14:textId="1D493352" w:rsidR="009F05F9" w:rsidRPr="009F05F9" w:rsidRDefault="009F05F9" w:rsidP="009F05F9">
            <w:pPr>
              <w:spacing w:after="0" w:line="259" w:lineRule="auto"/>
              <w:ind w:left="0" w:firstLine="0"/>
              <w:rPr>
                <w:lang w:val="en-US"/>
              </w:rPr>
            </w:pPr>
            <w:r w:rsidRPr="009F05F9">
              <w:rPr>
                <w:lang w:val="en-US"/>
              </w:rPr>
              <w:t>Video/Image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64C9D" w14:textId="77777777" w:rsidR="009F05F9" w:rsidRPr="009F05F9" w:rsidRDefault="009F05F9" w:rsidP="00912E59">
            <w:pPr>
              <w:spacing w:after="0" w:line="259" w:lineRule="auto"/>
              <w:ind w:left="0" w:firstLine="0"/>
              <w:jc w:val="center"/>
              <w:rPr>
                <w:lang w:val="en-US"/>
              </w:rPr>
            </w:pPr>
            <w:r w:rsidRPr="009F05F9">
              <w:rPr>
                <w:lang w:val="en-US"/>
              </w:rPr>
              <w:t>√</w:t>
            </w:r>
          </w:p>
        </w:tc>
      </w:tr>
      <w:tr w:rsidR="009F05F9" w:rsidRPr="009F05F9" w14:paraId="3FB8C460" w14:textId="77777777" w:rsidTr="009F05F9">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64F21" w14:textId="77777777" w:rsidR="009F05F9" w:rsidRPr="009F05F9" w:rsidRDefault="009F05F9" w:rsidP="009F05F9">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68CE9" w14:textId="77777777" w:rsidR="009F05F9" w:rsidRPr="009F05F9" w:rsidRDefault="009F05F9" w:rsidP="00912E59">
            <w:pPr>
              <w:spacing w:after="0" w:line="259" w:lineRule="auto"/>
              <w:ind w:left="0" w:firstLine="0"/>
              <w:jc w:val="center"/>
              <w:rPr>
                <w:lang w:val="en-US"/>
              </w:rPr>
            </w:pPr>
            <w:r w:rsidRPr="009F05F9">
              <w:rPr>
                <w:lang w:val="en-US"/>
              </w:rPr>
              <w:t>√</w:t>
            </w:r>
          </w:p>
        </w:tc>
      </w:tr>
    </w:tbl>
    <w:p w14:paraId="5266E754" w14:textId="79969A21" w:rsidR="00CE6632" w:rsidRDefault="005B06B9">
      <w:pPr>
        <w:spacing w:after="0" w:line="259" w:lineRule="auto"/>
        <w:ind w:left="0" w:firstLine="0"/>
      </w:pPr>
      <w:r>
        <w:br w:type="page"/>
      </w:r>
    </w:p>
    <w:p w14:paraId="50C574D4" w14:textId="74B5D7B9" w:rsidR="00CE6632" w:rsidRDefault="009F05F9">
      <w:pPr>
        <w:pStyle w:val="Heading1"/>
        <w:ind w:left="431" w:hanging="446"/>
      </w:pPr>
      <w:bookmarkStart w:id="15" w:name="_Toc207060084"/>
      <w:bookmarkStart w:id="16" w:name="OLE_LINK2"/>
      <w:r>
        <w:lastRenderedPageBreak/>
        <w:t>Reference Applications</w:t>
      </w:r>
      <w:bookmarkEnd w:id="15"/>
    </w:p>
    <w:bookmarkEnd w:id="16"/>
    <w:p w14:paraId="6A59209B" w14:textId="13E82C02" w:rsidR="00CE6632" w:rsidRDefault="00CE6632">
      <w:pPr>
        <w:spacing w:after="115" w:line="259" w:lineRule="auto"/>
        <w:ind w:left="0" w:right="360" w:firstLine="0"/>
        <w:jc w:val="right"/>
      </w:pPr>
    </w:p>
    <w:tbl>
      <w:tblPr>
        <w:tblW w:w="0" w:type="dxa"/>
        <w:tblInd w:w="3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20"/>
        <w:gridCol w:w="4050"/>
      </w:tblGrid>
      <w:tr w:rsidR="009F05F9" w:rsidRPr="009F05F9" w14:paraId="20B1F925" w14:textId="77777777" w:rsidTr="00911E34">
        <w:trPr>
          <w:cantSplit/>
        </w:trPr>
        <w:tc>
          <w:tcPr>
            <w:tcW w:w="34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12666CFC" w14:textId="77777777" w:rsidR="009F05F9" w:rsidRPr="009F05F9" w:rsidRDefault="009F05F9"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Use Case</w:t>
            </w:r>
          </w:p>
        </w:tc>
        <w:tc>
          <w:tcPr>
            <w:tcW w:w="405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E6FC3A8" w14:textId="7247A07B" w:rsidR="009F05F9" w:rsidRPr="009F05F9" w:rsidRDefault="009F05F9"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CM55-B0 w/ Ethos U55</w:t>
            </w:r>
          </w:p>
        </w:tc>
      </w:tr>
      <w:tr w:rsidR="009F05F9" w:rsidRPr="009F05F9" w14:paraId="60923CA7"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FD6AF" w14:textId="65FD7421" w:rsidR="009F05F9" w:rsidRPr="00911E34" w:rsidRDefault="009F05F9"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Detection</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BD40A" w14:textId="77777777" w:rsidR="009F05F9" w:rsidRPr="00911E34" w:rsidRDefault="009F05F9"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9F05F9" w:rsidRPr="009F05F9" w14:paraId="27ABD673"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B546" w14:textId="0E36B561" w:rsidR="009F05F9" w:rsidRPr="00911E34" w:rsidRDefault="009F05F9"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 xml:space="preserve">Vision: </w:t>
            </w:r>
            <w:r w:rsidR="00F44C72" w:rsidRPr="00911E34">
              <w:rPr>
                <w:rFonts w:ascii="Arial" w:eastAsia="Arial" w:hAnsi="Arial" w:cs="Arial"/>
                <w:sz w:val="17"/>
                <w:szCs w:val="17"/>
                <w:lang w:val="en-US"/>
              </w:rPr>
              <w:t>Person</w:t>
            </w:r>
            <w:r w:rsidRPr="00911E34">
              <w:rPr>
                <w:rFonts w:ascii="Arial" w:eastAsia="Arial" w:hAnsi="Arial" w:cs="Arial"/>
                <w:sz w:val="17"/>
                <w:szCs w:val="17"/>
                <w:lang w:val="en-US"/>
              </w:rPr>
              <w:t xml:space="preserve"> </w:t>
            </w:r>
            <w:r w:rsidR="00F44C72" w:rsidRPr="00911E34">
              <w:rPr>
                <w:rFonts w:ascii="Arial" w:eastAsia="Arial" w:hAnsi="Arial" w:cs="Arial"/>
                <w:sz w:val="17"/>
                <w:szCs w:val="17"/>
                <w:lang w:val="en-US"/>
              </w:rPr>
              <w:t>Classification</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030C6" w14:textId="77777777" w:rsidR="009F05F9" w:rsidRPr="00911E34" w:rsidRDefault="009F05F9"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9F05F9" w:rsidRPr="009F05F9" w14:paraId="5F4EFBB1"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CE4D" w14:textId="1DC4A674" w:rsidR="009F05F9" w:rsidRPr="00911E34" w:rsidRDefault="009F05F9"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 xml:space="preserve">Vision: </w:t>
            </w:r>
            <w:r w:rsidR="00F44C72" w:rsidRPr="00911E34">
              <w:rPr>
                <w:rFonts w:ascii="Arial" w:eastAsia="Arial" w:hAnsi="Arial" w:cs="Arial"/>
                <w:sz w:val="17"/>
                <w:szCs w:val="17"/>
                <w:lang w:val="en-US"/>
              </w:rPr>
              <w:t>Person Pose Detection</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D0F41" w14:textId="2CAB9561" w:rsidR="009F05F9" w:rsidRPr="00911E34" w:rsidRDefault="00F44C72"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F44C72" w:rsidRPr="009F05F9" w14:paraId="202D79C2"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BFC0E8" w14:textId="2C903028" w:rsidR="00F44C72" w:rsidRPr="00911E34" w:rsidRDefault="00F44C72"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Segmentation</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4587281" w14:textId="5212E874" w:rsidR="00F44C72" w:rsidRPr="00911E34" w:rsidRDefault="00F44C72"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D80A59" w:rsidRPr="009F05F9" w14:paraId="3EC6CAEF"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7392FD" w14:textId="3A9ED32C"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Hand Gesture Detection</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DABE64" w14:textId="106E0899"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D80A59" w:rsidRPr="009F05F9" w14:paraId="185B3836" w14:textId="77777777" w:rsidTr="00911E34">
        <w:trPr>
          <w:cantSplit/>
          <w:trHeight w:val="248"/>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E45E20" w14:textId="6E19580F"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Pre-roll</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FBAE50" w14:textId="71A09A1B"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r w:rsidR="00D80A59" w:rsidRPr="009F05F9" w14:paraId="3BA41EAE" w14:textId="77777777" w:rsidTr="00911E34">
        <w:trPr>
          <w:cantSplit/>
        </w:trPr>
        <w:tc>
          <w:tcPr>
            <w:tcW w:w="34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9CF5EE" w14:textId="4980E87E"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Audio: PDM to I2S</w:t>
            </w:r>
          </w:p>
        </w:tc>
        <w:tc>
          <w:tcPr>
            <w:tcW w:w="40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38D64" w14:textId="7164118C" w:rsidR="00D80A59" w:rsidRPr="00911E34" w:rsidRDefault="00D80A59"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w:t>
            </w:r>
          </w:p>
        </w:tc>
      </w:tr>
    </w:tbl>
    <w:p w14:paraId="627E26DC" w14:textId="2FC7F14C" w:rsidR="005404AE" w:rsidRPr="005404AE" w:rsidRDefault="00BA45C5" w:rsidP="000828A6">
      <w:pPr>
        <w:pStyle w:val="Heading1"/>
        <w:ind w:left="431" w:hanging="446"/>
      </w:pPr>
      <w:bookmarkStart w:id="17" w:name="_Toc207060085"/>
      <w:r>
        <w:t>Sample Applications</w:t>
      </w:r>
      <w:bookmarkEnd w:id="17"/>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30"/>
        <w:gridCol w:w="3240"/>
      </w:tblGrid>
      <w:tr w:rsidR="00BA45C5" w:rsidRPr="00BA45C5" w14:paraId="39F1B27E" w14:textId="77777777" w:rsidTr="006B3CC3">
        <w:trPr>
          <w:cantSplit/>
        </w:trPr>
        <w:tc>
          <w:tcPr>
            <w:tcW w:w="42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BA45C5" w:rsidRPr="00970A35" w:rsidRDefault="00BA45C5" w:rsidP="00BA45C5">
            <w:pPr>
              <w:rPr>
                <w:b/>
                <w:bCs/>
                <w:lang w:val="en-US"/>
              </w:rPr>
            </w:pPr>
            <w:r w:rsidRPr="00970A35">
              <w:rPr>
                <w:b/>
                <w:bCs/>
                <w:lang w:val="en-US"/>
              </w:rPr>
              <w:t> Example</w:t>
            </w:r>
          </w:p>
        </w:tc>
        <w:tc>
          <w:tcPr>
            <w:tcW w:w="324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BA45C5" w:rsidRPr="00970A35" w:rsidRDefault="00BA45C5" w:rsidP="006B3CC3">
            <w:pPr>
              <w:ind w:left="0" w:firstLine="0"/>
              <w:rPr>
                <w:b/>
                <w:bCs/>
                <w:lang w:val="en-US"/>
              </w:rPr>
            </w:pPr>
            <w:r w:rsidRPr="00970A35">
              <w:rPr>
                <w:b/>
                <w:bCs/>
                <w:lang w:val="en-US"/>
              </w:rPr>
              <w:t xml:space="preserve">CM55-B0 w/ Ethos U55 </w:t>
            </w:r>
          </w:p>
        </w:tc>
      </w:tr>
      <w:tr w:rsidR="00F44B11" w:rsidRPr="00BA45C5" w14:paraId="2BE2FED0" w14:textId="77777777" w:rsidTr="006B3CC3">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44B11" w:rsidRPr="00911E34" w:rsidRDefault="00F44B11" w:rsidP="00F44B11">
            <w:pPr>
              <w:ind w:left="792" w:firstLine="0"/>
              <w:rPr>
                <w:sz w:val="17"/>
                <w:szCs w:val="17"/>
                <w:lang w:val="en-US"/>
              </w:rPr>
            </w:pPr>
            <w:r w:rsidRPr="00911E34">
              <w:rPr>
                <w:sz w:val="17"/>
                <w:szCs w:val="17"/>
                <w:lang w:val="en-US"/>
              </w:rPr>
              <w:t>Inference - Single SRAM NN Model</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328553EA" w14:textId="77777777" w:rsidTr="006B3CC3">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44B11" w:rsidRPr="00911E34" w:rsidRDefault="00F44B11" w:rsidP="00F44B11">
            <w:pPr>
              <w:rPr>
                <w:sz w:val="17"/>
                <w:szCs w:val="17"/>
                <w:lang w:val="en-US"/>
              </w:rPr>
            </w:pPr>
            <w:r w:rsidRPr="00911E34">
              <w:rPr>
                <w:sz w:val="17"/>
                <w:szCs w:val="17"/>
                <w:lang w:val="en-US"/>
              </w:rPr>
              <w:t>Inference - Single Flash NN Model</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0C7B1911" w14:textId="77777777" w:rsidTr="005404AE">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44B11" w:rsidRPr="00911E34" w:rsidRDefault="00F44B11" w:rsidP="00F44B11">
            <w:pPr>
              <w:rPr>
                <w:sz w:val="17"/>
                <w:szCs w:val="17"/>
                <w:lang w:val="en-US"/>
              </w:rPr>
            </w:pPr>
            <w:r w:rsidRPr="00911E34">
              <w:rPr>
                <w:sz w:val="17"/>
                <w:szCs w:val="17"/>
                <w:lang w:val="en-US"/>
              </w:rPr>
              <w:t>UART Sample Application</w:t>
            </w:r>
            <w:r w:rsidR="00C314EE" w:rsidRPr="00911E34">
              <w:rPr>
                <w:sz w:val="17"/>
                <w:szCs w:val="17"/>
                <w:lang w:val="en-US"/>
              </w:rPr>
              <w:t xml:space="preserve"> with flow control</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47FE9D01" w14:textId="77777777" w:rsidTr="00F44C72">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44B11" w:rsidRPr="00911E34" w:rsidRDefault="00F44B11" w:rsidP="00F44B11">
            <w:pPr>
              <w:rPr>
                <w:sz w:val="17"/>
                <w:szCs w:val="17"/>
                <w:lang w:val="en-US"/>
              </w:rPr>
            </w:pPr>
            <w:r w:rsidRPr="00911E34">
              <w:rPr>
                <w:sz w:val="17"/>
                <w:szCs w:val="17"/>
                <w:lang w:val="en-US"/>
              </w:rPr>
              <w:t>I2C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3FF623BB" w14:textId="77777777" w:rsidTr="00F44C72">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44B11" w:rsidRPr="00911E34" w:rsidRDefault="00F44B11" w:rsidP="00F44B11">
            <w:pPr>
              <w:rPr>
                <w:sz w:val="17"/>
                <w:szCs w:val="17"/>
                <w:lang w:val="en-US"/>
              </w:rPr>
            </w:pPr>
            <w:r w:rsidRPr="00911E34">
              <w:rPr>
                <w:sz w:val="17"/>
                <w:szCs w:val="17"/>
                <w:lang w:val="en-US"/>
              </w:rPr>
              <w:t>PINMUX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44188B9E" w14:textId="77777777" w:rsidTr="00F44C72">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44B11" w:rsidRPr="00911E34" w:rsidRDefault="00F44B11" w:rsidP="00F44B11">
            <w:pPr>
              <w:rPr>
                <w:sz w:val="17"/>
                <w:szCs w:val="17"/>
                <w:lang w:val="en-US"/>
              </w:rPr>
            </w:pPr>
            <w:r w:rsidRPr="00911E34">
              <w:rPr>
                <w:sz w:val="17"/>
                <w:szCs w:val="17"/>
                <w:lang w:val="en-US"/>
              </w:rPr>
              <w:t>GPIO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32F2AA6D" w14:textId="77777777" w:rsidTr="00F44C72">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44B11" w:rsidRPr="00911E34" w:rsidRDefault="00F44B11" w:rsidP="00F44B11">
            <w:pPr>
              <w:rPr>
                <w:sz w:val="17"/>
                <w:szCs w:val="17"/>
                <w:lang w:val="en-US"/>
              </w:rPr>
            </w:pPr>
            <w:r w:rsidRPr="00911E34">
              <w:rPr>
                <w:sz w:val="17"/>
                <w:szCs w:val="17"/>
                <w:lang w:val="en-US"/>
              </w:rPr>
              <w:t xml:space="preserve">CLK Sample Application </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4ECBF8EA" w14:textId="77777777" w:rsidTr="00F44C72">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44B11" w:rsidRPr="00911E34" w:rsidRDefault="00F44B11" w:rsidP="00F44B11">
            <w:pPr>
              <w:rPr>
                <w:sz w:val="17"/>
                <w:szCs w:val="17"/>
                <w:lang w:val="en-US"/>
              </w:rPr>
            </w:pPr>
            <w:r w:rsidRPr="00911E34">
              <w:rPr>
                <w:sz w:val="17"/>
                <w:szCs w:val="17"/>
                <w:lang w:val="en-US"/>
              </w:rPr>
              <w:t>SPI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F44B11" w:rsidRPr="00BA45C5" w14:paraId="2FE46728" w14:textId="77777777" w:rsidTr="00911E34">
        <w:trPr>
          <w:cantSplit/>
          <w:trHeight w:val="330"/>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44B11" w:rsidRPr="00911E34" w:rsidRDefault="00F44B11" w:rsidP="00F44B11">
            <w:pPr>
              <w:rPr>
                <w:sz w:val="17"/>
                <w:szCs w:val="17"/>
                <w:lang w:val="en-US"/>
              </w:rPr>
            </w:pPr>
            <w:r w:rsidRPr="00911E34">
              <w:rPr>
                <w:sz w:val="17"/>
                <w:szCs w:val="17"/>
                <w:lang w:val="en-US"/>
              </w:rPr>
              <w:t>SDIO Sample Application</w:t>
            </w:r>
            <w:r w:rsidR="00326430" w:rsidRPr="00911E34">
              <w:rPr>
                <w:sz w:val="17"/>
                <w:szCs w:val="17"/>
                <w:lang w:val="en-US"/>
              </w:rPr>
              <w:t xml:space="preserve"> (</w:t>
            </w:r>
            <w:r w:rsidR="00326430" w:rsidRPr="00911E34">
              <w:rPr>
                <w:rFonts w:ascii="Arial" w:eastAsia="Arial" w:hAnsi="Arial" w:cs="Arial"/>
                <w:sz w:val="17"/>
                <w:szCs w:val="17"/>
                <w:lang w:val="en-US"/>
              </w:rPr>
              <w:t>SDCARD &amp; SDIO devices)</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44B11" w:rsidRPr="00911E34" w:rsidRDefault="00F44B11" w:rsidP="00F44B11">
            <w:pPr>
              <w:rPr>
                <w:sz w:val="17"/>
                <w:szCs w:val="17"/>
                <w:lang w:val="en-US"/>
              </w:rPr>
            </w:pPr>
            <w:r w:rsidRPr="00911E34">
              <w:rPr>
                <w:rFonts w:ascii="Arial" w:eastAsia="Arial" w:hAnsi="Arial" w:cs="Arial"/>
                <w:sz w:val="17"/>
                <w:szCs w:val="17"/>
                <w:lang w:val="en-US"/>
              </w:rPr>
              <w:t>√</w:t>
            </w:r>
            <w:r w:rsidR="005E50EE" w:rsidRPr="00911E34">
              <w:rPr>
                <w:rFonts w:ascii="Arial" w:eastAsia="Arial" w:hAnsi="Arial" w:cs="Arial"/>
                <w:sz w:val="17"/>
                <w:szCs w:val="17"/>
                <w:lang w:val="en-US"/>
              </w:rPr>
              <w:t xml:space="preserve"> </w:t>
            </w:r>
          </w:p>
        </w:tc>
      </w:tr>
      <w:tr w:rsidR="00F44B11" w:rsidRPr="00BA45C5" w14:paraId="3F54C266" w14:textId="77777777" w:rsidTr="006B3CC3">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44B11" w:rsidRPr="00911E34" w:rsidRDefault="00F44B11" w:rsidP="00F44B11">
            <w:pPr>
              <w:rPr>
                <w:sz w:val="17"/>
                <w:szCs w:val="17"/>
                <w:lang w:val="en-US"/>
              </w:rPr>
            </w:pPr>
            <w:r w:rsidRPr="00911E34">
              <w:rPr>
                <w:sz w:val="17"/>
                <w:szCs w:val="17"/>
                <w:lang w:val="en-US"/>
              </w:rPr>
              <w:t>FATFS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44B11" w:rsidRPr="00911E34" w:rsidRDefault="00F44B11" w:rsidP="00F44B11">
            <w:pPr>
              <w:rPr>
                <w:sz w:val="17"/>
                <w:szCs w:val="17"/>
                <w:lang w:val="en-US"/>
              </w:rPr>
            </w:pPr>
            <w:r w:rsidRPr="00911E34">
              <w:rPr>
                <w:rFonts w:ascii="Arial" w:eastAsia="Arial" w:hAnsi="Arial" w:cs="Arial"/>
                <w:sz w:val="17"/>
                <w:szCs w:val="17"/>
                <w:lang w:val="en-US"/>
              </w:rPr>
              <w:t>√</w:t>
            </w:r>
          </w:p>
        </w:tc>
      </w:tr>
      <w:tr w:rsidR="002F6F15" w:rsidRPr="00BA45C5" w14:paraId="06BDCA6E" w14:textId="77777777" w:rsidTr="006B3CC3">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2F6F15" w:rsidRPr="00911E34" w:rsidRDefault="002F6F15" w:rsidP="00F44B11">
            <w:pPr>
              <w:rPr>
                <w:sz w:val="17"/>
                <w:szCs w:val="17"/>
                <w:lang w:val="en-US"/>
              </w:rPr>
            </w:pPr>
            <w:r>
              <w:rPr>
                <w:sz w:val="17"/>
                <w:szCs w:val="17"/>
                <w:lang w:val="en-US"/>
              </w:rPr>
              <w:t>BT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2F6F15" w:rsidRPr="00911E34" w:rsidRDefault="002F6F15"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D427C6" w:rsidRPr="00BA45C5" w14:paraId="195C3C19" w14:textId="77777777" w:rsidTr="006B3CC3">
        <w:trPr>
          <w:cantSplit/>
        </w:trPr>
        <w:tc>
          <w:tcPr>
            <w:tcW w:w="42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D427C6" w:rsidRPr="00911E34" w:rsidRDefault="00D427C6" w:rsidP="00F44B11">
            <w:pPr>
              <w:rPr>
                <w:sz w:val="17"/>
                <w:szCs w:val="17"/>
                <w:lang w:val="en-US"/>
              </w:rPr>
            </w:pPr>
            <w:r w:rsidRPr="00911E34">
              <w:rPr>
                <w:sz w:val="17"/>
                <w:szCs w:val="17"/>
                <w:lang w:val="en-US"/>
              </w:rPr>
              <w:t xml:space="preserve">DMA </w:t>
            </w:r>
            <w:r w:rsidR="00DA5324" w:rsidRPr="00911E34">
              <w:rPr>
                <w:sz w:val="17"/>
                <w:szCs w:val="17"/>
                <w:lang w:val="en-US"/>
              </w:rPr>
              <w:t>M</w:t>
            </w:r>
            <w:r w:rsidRPr="00911E34">
              <w:rPr>
                <w:sz w:val="17"/>
                <w:szCs w:val="17"/>
                <w:lang w:val="en-US"/>
              </w:rPr>
              <w:t xml:space="preserve">emory to </w:t>
            </w:r>
            <w:r w:rsidR="00DA5324" w:rsidRPr="00911E34">
              <w:rPr>
                <w:sz w:val="17"/>
                <w:szCs w:val="17"/>
                <w:lang w:val="en-US"/>
              </w:rPr>
              <w:t>M</w:t>
            </w:r>
            <w:r w:rsidRPr="00911E34">
              <w:rPr>
                <w:sz w:val="17"/>
                <w:szCs w:val="17"/>
                <w:lang w:val="en-US"/>
              </w:rPr>
              <w:t>emory Sample Application</w:t>
            </w:r>
          </w:p>
        </w:tc>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D427C6" w:rsidRPr="00911E34" w:rsidRDefault="00D427C6" w:rsidP="00F44B11">
            <w:pPr>
              <w:rPr>
                <w:rFonts w:ascii="Arial" w:eastAsia="Arial" w:hAnsi="Arial" w:cs="Arial"/>
                <w:sz w:val="17"/>
                <w:szCs w:val="17"/>
                <w:lang w:val="en-US"/>
              </w:rPr>
            </w:pPr>
            <w:r w:rsidRPr="00911E34">
              <w:rPr>
                <w:rFonts w:ascii="Arial" w:eastAsia="Arial" w:hAnsi="Arial" w:cs="Arial"/>
                <w:sz w:val="17"/>
                <w:szCs w:val="17"/>
                <w:lang w:val="en-US"/>
              </w:rPr>
              <w:t>√</w:t>
            </w:r>
          </w:p>
        </w:tc>
      </w:tr>
    </w:tbl>
    <w:p w14:paraId="076FEED9" w14:textId="77777777" w:rsidR="00BA45C5" w:rsidRDefault="00BA45C5" w:rsidP="00BA45C5">
      <w:pPr>
        <w:pStyle w:val="Heading1"/>
        <w:numPr>
          <w:ilvl w:val="0"/>
          <w:numId w:val="0"/>
        </w:numPr>
        <w:ind w:left="431"/>
      </w:pPr>
    </w:p>
    <w:p w14:paraId="13A39F6D" w14:textId="6C2ABCEB" w:rsidR="00CE6632" w:rsidRDefault="00BA45C5" w:rsidP="00BA45C5">
      <w:pPr>
        <w:pStyle w:val="Heading1"/>
        <w:ind w:left="431" w:hanging="446"/>
      </w:pPr>
      <w:bookmarkStart w:id="18" w:name="_Toc207060086"/>
      <w:r>
        <w:t>Supported Sensors and Configuration</w:t>
      </w:r>
      <w:bookmarkEnd w:id="18"/>
    </w:p>
    <w:p w14:paraId="34B876F3" w14:textId="77777777" w:rsidR="00BA45C5" w:rsidRPr="00BA45C5" w:rsidRDefault="00BA45C5" w:rsidP="00BA45C5"/>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CB65BC">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27"/>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27"/>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28"/>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29"/>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0727CCE7" w14:textId="7A69DB83" w:rsidR="00CE6632" w:rsidRDefault="00CE6632">
      <w:pPr>
        <w:spacing w:after="102" w:line="259" w:lineRule="auto"/>
        <w:ind w:left="0" w:firstLine="0"/>
      </w:pPr>
    </w:p>
    <w:p w14:paraId="2F33D142" w14:textId="77777777" w:rsidR="00BA45C5" w:rsidRDefault="00BA45C5">
      <w:pPr>
        <w:spacing w:after="102" w:line="259" w:lineRule="auto"/>
        <w:ind w:left="0" w:firstLine="0"/>
      </w:pPr>
    </w:p>
    <w:p w14:paraId="0FA1A65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9" w:name="_Toc207060087"/>
      <w:r>
        <w:t>Supported Flash List</w:t>
      </w:r>
      <w:bookmarkEnd w:id="19"/>
    </w:p>
    <w:p w14:paraId="32BD177A" w14:textId="77777777" w:rsidR="00261ECC" w:rsidRPr="00261ECC" w:rsidRDefault="00261ECC" w:rsidP="00261ECC"/>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r w:rsidRPr="00354DC5">
              <w:rPr>
                <w:lang w:val="en-US"/>
              </w:rPr>
              <w:t>Macronix</w:t>
            </w:r>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r w:rsidRPr="00354DC5">
              <w:rPr>
                <w:lang w:val="en-US"/>
              </w:rPr>
              <w:t>GigaDevice</w:t>
            </w:r>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4D55023F" w14:textId="77777777" w:rsidR="00BA45C5" w:rsidRDefault="00BA45C5" w:rsidP="00BA45C5">
      <w:pPr>
        <w:ind w:left="0" w:firstLine="0"/>
      </w:pPr>
    </w:p>
    <w:p w14:paraId="0A6B808D" w14:textId="77777777" w:rsidR="00C42201" w:rsidRDefault="00C42201" w:rsidP="00BA45C5">
      <w:pPr>
        <w:ind w:left="0" w:firstLine="0"/>
      </w:pPr>
    </w:p>
    <w:p w14:paraId="05EB5E8F" w14:textId="77777777" w:rsidR="00C42201" w:rsidRDefault="00C42201" w:rsidP="00BA45C5">
      <w:pPr>
        <w:ind w:left="0" w:firstLine="0"/>
      </w:pPr>
    </w:p>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20" w:name="_Toc207060088"/>
      <w:r>
        <w:lastRenderedPageBreak/>
        <w:t>Known Issues</w:t>
      </w:r>
      <w:bookmarkEnd w:id="20"/>
    </w:p>
    <w:p w14:paraId="526B3AEC" w14:textId="77777777" w:rsidR="00BA45C5" w:rsidRDefault="00BA45C5" w:rsidP="00BA45C5"/>
    <w:tbl>
      <w:tblPr>
        <w:tblW w:w="9349" w:type="dxa"/>
        <w:tblInd w:w="6" w:type="dxa"/>
        <w:tblCellMar>
          <w:top w:w="130" w:type="dxa"/>
          <w:left w:w="115" w:type="dxa"/>
          <w:right w:w="115" w:type="dxa"/>
        </w:tblCellMar>
        <w:tblLook w:val="04A0" w:firstRow="1" w:lastRow="0" w:firstColumn="1" w:lastColumn="0" w:noHBand="0" w:noVBand="1"/>
      </w:tblPr>
      <w:tblGrid>
        <w:gridCol w:w="1832"/>
        <w:gridCol w:w="2297"/>
        <w:gridCol w:w="2160"/>
        <w:gridCol w:w="3060"/>
      </w:tblGrid>
      <w:tr w:rsidR="00BA45C5" w:rsidRPr="00BA45C5" w14:paraId="635DBF2F" w14:textId="4219DDB5" w:rsidTr="00AE02E5">
        <w:trPr>
          <w:trHeight w:val="382"/>
        </w:trPr>
        <w:tc>
          <w:tcPr>
            <w:tcW w:w="1832"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666CF9F8" w14:textId="6659AAA8" w:rsidR="00BA45C5" w:rsidRPr="00BA45C5" w:rsidRDefault="00BA45C5" w:rsidP="00BA45C5">
            <w:r>
              <w:t>Issue</w:t>
            </w:r>
            <w:r w:rsidRPr="00BA45C5">
              <w:t xml:space="preserve">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7DBE884A" w14:textId="67C7558A" w:rsidR="00BA45C5" w:rsidRPr="00BA45C5" w:rsidRDefault="00BA45C5" w:rsidP="00BA45C5">
            <w:r>
              <w:t>Summary</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17F7FFD" w14:textId="2AFD9E0D" w:rsidR="00BA45C5" w:rsidRPr="00BA45C5" w:rsidRDefault="00BA45C5" w:rsidP="00BA45C5">
            <w:r>
              <w:t>Components</w:t>
            </w:r>
          </w:p>
        </w:tc>
        <w:tc>
          <w:tcPr>
            <w:tcW w:w="3060"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755B43CA" w14:textId="1D3DC9BF" w:rsidR="00BA45C5" w:rsidRDefault="00BA45C5" w:rsidP="00BA45C5">
            <w:r>
              <w:t>Severity</w:t>
            </w:r>
          </w:p>
        </w:tc>
      </w:tr>
      <w:tr w:rsidR="00BA45C5" w:rsidRPr="00BA45C5" w14:paraId="3353F843" w14:textId="700D0AA1" w:rsidTr="00AE02E5">
        <w:trPr>
          <w:trHeight w:val="384"/>
        </w:trPr>
        <w:tc>
          <w:tcPr>
            <w:tcW w:w="1832" w:type="dxa"/>
            <w:tcBorders>
              <w:top w:val="single" w:sz="4" w:space="0" w:color="000000"/>
              <w:left w:val="single" w:sz="4" w:space="0" w:color="000000"/>
              <w:bottom w:val="single" w:sz="4" w:space="0" w:color="000000"/>
              <w:right w:val="single" w:sz="4" w:space="0" w:color="000000"/>
            </w:tcBorders>
          </w:tcPr>
          <w:p w14:paraId="38E44569" w14:textId="27137A8A" w:rsidR="00BA45C5" w:rsidRPr="00BA45C5" w:rsidRDefault="00BA45C5" w:rsidP="00AE02E5">
            <w:pPr>
              <w:ind w:left="0" w:firstLine="0"/>
              <w:jc w:val="both"/>
            </w:pPr>
            <w:bookmarkStart w:id="21" w:name="_Hlk195360863"/>
          </w:p>
        </w:tc>
        <w:tc>
          <w:tcPr>
            <w:tcW w:w="2297" w:type="dxa"/>
            <w:tcBorders>
              <w:top w:val="single" w:sz="4" w:space="0" w:color="000000"/>
              <w:left w:val="single" w:sz="4" w:space="0" w:color="000000"/>
              <w:bottom w:val="single" w:sz="4" w:space="0" w:color="000000"/>
              <w:right w:val="single" w:sz="4" w:space="0" w:color="000000"/>
            </w:tcBorders>
          </w:tcPr>
          <w:p w14:paraId="28479C58" w14:textId="5940F771" w:rsidR="00BA45C5" w:rsidRPr="00BA45C5" w:rsidRDefault="00BA45C5" w:rsidP="001255FB">
            <w:pPr>
              <w:ind w:left="10"/>
            </w:pPr>
          </w:p>
        </w:tc>
        <w:tc>
          <w:tcPr>
            <w:tcW w:w="2160" w:type="dxa"/>
            <w:tcBorders>
              <w:top w:val="single" w:sz="4" w:space="0" w:color="000000"/>
              <w:left w:val="single" w:sz="4" w:space="0" w:color="000000"/>
              <w:bottom w:val="single" w:sz="4" w:space="0" w:color="000000"/>
              <w:right w:val="single" w:sz="4" w:space="0" w:color="000000"/>
            </w:tcBorders>
          </w:tcPr>
          <w:p w14:paraId="5E45B595" w14:textId="77777777" w:rsidR="00BA45C5" w:rsidRPr="00BA45C5" w:rsidRDefault="00BA45C5" w:rsidP="008F799F"/>
        </w:tc>
        <w:tc>
          <w:tcPr>
            <w:tcW w:w="3060" w:type="dxa"/>
            <w:tcBorders>
              <w:top w:val="single" w:sz="4" w:space="0" w:color="000000"/>
              <w:left w:val="single" w:sz="4" w:space="0" w:color="000000"/>
              <w:bottom w:val="single" w:sz="4" w:space="0" w:color="000000"/>
              <w:right w:val="single" w:sz="4" w:space="0" w:color="000000"/>
            </w:tcBorders>
          </w:tcPr>
          <w:p w14:paraId="3F5DBA4D" w14:textId="2618F8F4" w:rsidR="00BA45C5" w:rsidRPr="00BA45C5" w:rsidRDefault="00BA45C5" w:rsidP="008F799F"/>
        </w:tc>
      </w:tr>
      <w:bookmarkEnd w:id="21"/>
    </w:tbl>
    <w:p w14:paraId="2ED5D804" w14:textId="77777777" w:rsidR="00BA45C5" w:rsidRDefault="00BA45C5" w:rsidP="00BA45C5"/>
    <w:p w14:paraId="3E707924" w14:textId="77777777" w:rsidR="00BA45C5" w:rsidRPr="00BA45C5" w:rsidRDefault="00BA45C5" w:rsidP="00BA45C5"/>
    <w:p w14:paraId="17B6D045" w14:textId="37166D76" w:rsidR="00CE6632" w:rsidRDefault="005B06B9">
      <w:pPr>
        <w:pStyle w:val="Heading1"/>
        <w:ind w:left="431" w:hanging="446"/>
      </w:pPr>
      <w:bookmarkStart w:id="22" w:name="_Toc207060090"/>
      <w:r>
        <w:t>Revision History</w:t>
      </w:r>
      <w:bookmarkEnd w:id="22"/>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726A88F5" w:rsidR="002772F5" w:rsidRDefault="002772F5" w:rsidP="002772F5">
            <w:pPr>
              <w:spacing w:after="0" w:line="259" w:lineRule="auto"/>
              <w:ind w:left="1" w:firstLine="0"/>
              <w:jc w:val="center"/>
              <w:rPr>
                <w:sz w:val="18"/>
              </w:rPr>
            </w:pPr>
          </w:p>
        </w:tc>
        <w:tc>
          <w:tcPr>
            <w:tcW w:w="1337" w:type="dxa"/>
            <w:tcBorders>
              <w:top w:val="single" w:sz="4" w:space="0" w:color="000000"/>
              <w:left w:val="single" w:sz="4" w:space="0" w:color="000000"/>
              <w:bottom w:val="single" w:sz="4" w:space="0" w:color="000000"/>
              <w:right w:val="single" w:sz="4" w:space="0" w:color="000000"/>
            </w:tcBorders>
          </w:tcPr>
          <w:p w14:paraId="1F5301AC" w14:textId="0D4D8817" w:rsidR="002772F5" w:rsidRDefault="002772F5" w:rsidP="002772F5">
            <w:pPr>
              <w:spacing w:after="0" w:line="259" w:lineRule="auto"/>
              <w:ind w:left="1" w:firstLine="0"/>
              <w:jc w:val="center"/>
              <w:rPr>
                <w:sz w:val="18"/>
              </w:rPr>
            </w:pPr>
          </w:p>
        </w:tc>
        <w:tc>
          <w:tcPr>
            <w:tcW w:w="6022" w:type="dxa"/>
            <w:tcBorders>
              <w:top w:val="single" w:sz="4" w:space="0" w:color="000000"/>
              <w:left w:val="single" w:sz="4" w:space="0" w:color="000000"/>
              <w:bottom w:val="single" w:sz="4" w:space="0" w:color="000000"/>
              <w:right w:val="single" w:sz="4" w:space="0" w:color="000000"/>
            </w:tcBorders>
          </w:tcPr>
          <w:p w14:paraId="4E73E6EB" w14:textId="4BE78E5E" w:rsidR="002772F5" w:rsidRDefault="002772F5" w:rsidP="002772F5">
            <w:pPr>
              <w:spacing w:after="0" w:line="259" w:lineRule="auto"/>
              <w:ind w:left="1" w:firstLine="0"/>
              <w:jc w:val="center"/>
              <w:rPr>
                <w:sz w:val="18"/>
              </w:rPr>
            </w:pPr>
          </w:p>
        </w:tc>
      </w:tr>
      <w:tr w:rsidR="002772F5"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59CCFCD8" w:rsidR="002772F5" w:rsidRDefault="002772F5" w:rsidP="002772F5">
            <w:pPr>
              <w:spacing w:after="0" w:line="259" w:lineRule="auto"/>
              <w:ind w:left="1" w:firstLine="0"/>
              <w:jc w:val="center"/>
              <w:rPr>
                <w:sz w:val="18"/>
              </w:rPr>
            </w:pPr>
          </w:p>
        </w:tc>
        <w:tc>
          <w:tcPr>
            <w:tcW w:w="1337" w:type="dxa"/>
            <w:tcBorders>
              <w:top w:val="single" w:sz="4" w:space="0" w:color="000000"/>
              <w:left w:val="single" w:sz="4" w:space="0" w:color="000000"/>
              <w:bottom w:val="single" w:sz="4" w:space="0" w:color="000000"/>
              <w:right w:val="single" w:sz="4" w:space="0" w:color="000000"/>
            </w:tcBorders>
          </w:tcPr>
          <w:p w14:paraId="7F97EA6A" w14:textId="4384D430" w:rsidR="002772F5" w:rsidRDefault="002772F5" w:rsidP="002772F5">
            <w:pPr>
              <w:spacing w:after="0" w:line="259" w:lineRule="auto"/>
              <w:ind w:left="1" w:firstLine="0"/>
              <w:jc w:val="center"/>
              <w:rPr>
                <w:sz w:val="18"/>
              </w:rPr>
            </w:pPr>
          </w:p>
        </w:tc>
        <w:tc>
          <w:tcPr>
            <w:tcW w:w="6022" w:type="dxa"/>
            <w:tcBorders>
              <w:top w:val="single" w:sz="4" w:space="0" w:color="000000"/>
              <w:left w:val="single" w:sz="4" w:space="0" w:color="000000"/>
              <w:bottom w:val="single" w:sz="4" w:space="0" w:color="000000"/>
              <w:right w:val="single" w:sz="4" w:space="0" w:color="000000"/>
            </w:tcBorders>
          </w:tcPr>
          <w:p w14:paraId="0208D8F3" w14:textId="5FB87C49" w:rsidR="002772F5" w:rsidRDefault="002772F5" w:rsidP="002772F5">
            <w:pPr>
              <w:spacing w:after="0" w:line="259" w:lineRule="auto"/>
              <w:ind w:left="1" w:firstLine="0"/>
              <w:jc w:val="center"/>
              <w:rPr>
                <w:sz w:val="18"/>
              </w:rPr>
            </w:pPr>
          </w:p>
        </w:tc>
      </w:tr>
    </w:tbl>
    <w:p w14:paraId="14CEA38A" w14:textId="77777777" w:rsidR="00CE6632" w:rsidRDefault="00CE6632">
      <w:pPr>
        <w:sectPr w:rsidR="00CE6632">
          <w:headerReference w:type="even" r:id="rId14"/>
          <w:headerReference w:type="default" r:id="rId15"/>
          <w:footerReference w:type="even" r:id="rId16"/>
          <w:footerReference w:type="default" r:id="rId17"/>
          <w:headerReference w:type="first" r:id="rId18"/>
          <w:footerReference w:type="first" r:id="rId19"/>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20">
        <w:r w:rsidR="00CE6632">
          <w:rPr>
            <w:sz w:val="16"/>
          </w:rPr>
          <w:t xml:space="preserve">t </w:t>
        </w:r>
      </w:hyperlink>
      <w:hyperlink r:id="rId21">
        <w:r w:rsidR="00CE6632">
          <w:rPr>
            <w:color w:val="007DC3"/>
            <w:sz w:val="16"/>
          </w:rPr>
          <w:t>www.synaptics.com</w:t>
        </w:r>
      </w:hyperlink>
      <w:hyperlink r:id="rId22">
        <w:r w:rsidR="00CE6632">
          <w:rPr>
            <w:sz w:val="16"/>
          </w:rPr>
          <w:t xml:space="preserve"> </w:t>
        </w:r>
      </w:hyperlink>
      <w:hyperlink r:id="rId23">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4"/>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5"/>
      <w:headerReference w:type="default" r:id="rId26"/>
      <w:footerReference w:type="even" r:id="rId27"/>
      <w:footerReference w:type="default" r:id="rId28"/>
      <w:headerReference w:type="first" r:id="rId29"/>
      <w:footerReference w:type="first" r:id="rId30"/>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EFC7C" w14:textId="77777777" w:rsidR="00C10241" w:rsidRDefault="00C10241">
      <w:pPr>
        <w:spacing w:after="0" w:line="240" w:lineRule="auto"/>
      </w:pPr>
      <w:r>
        <w:separator/>
      </w:r>
    </w:p>
  </w:endnote>
  <w:endnote w:type="continuationSeparator" w:id="0">
    <w:p w14:paraId="6549C51B" w14:textId="77777777" w:rsidR="00C10241" w:rsidRDefault="00C10241">
      <w:pPr>
        <w:spacing w:after="0" w:line="240" w:lineRule="auto"/>
      </w:pPr>
      <w:r>
        <w:continuationSeparator/>
      </w:r>
    </w:p>
  </w:endnote>
  <w:endnote w:type="continuationNotice" w:id="1">
    <w:p w14:paraId="6AEE5813" w14:textId="77777777" w:rsidR="00C10241" w:rsidRDefault="00C10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AE460" w14:textId="77777777" w:rsidR="00C10241" w:rsidRDefault="00C10241">
      <w:pPr>
        <w:spacing w:after="0" w:line="240" w:lineRule="auto"/>
      </w:pPr>
      <w:r>
        <w:separator/>
      </w:r>
    </w:p>
  </w:footnote>
  <w:footnote w:type="continuationSeparator" w:id="0">
    <w:p w14:paraId="590F1BC9" w14:textId="77777777" w:rsidR="00C10241" w:rsidRDefault="00C10241">
      <w:pPr>
        <w:spacing w:after="0" w:line="240" w:lineRule="auto"/>
      </w:pPr>
      <w:r>
        <w:continuationSeparator/>
      </w:r>
    </w:p>
  </w:footnote>
  <w:footnote w:type="continuationNotice" w:id="1">
    <w:p w14:paraId="16956FDE" w14:textId="77777777" w:rsidR="00C10241" w:rsidRDefault="00C102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2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2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2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2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3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3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3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3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3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3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3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3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3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3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4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4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4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59BB7A76" w:rsidR="00CE6632" w:rsidRDefault="00F3333C">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17BB3D2A">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5944" y="282072"/>
                          <a:ext cx="79582" cy="124597"/>
                        </a:xfrm>
                        <a:prstGeom prst="rect">
                          <a:avLst/>
                        </a:prstGeom>
                        <a:ln>
                          <a:noFill/>
                        </a:ln>
                      </wps:spPr>
                      <wps:txbx>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43"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4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45"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46"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47"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48"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49"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50"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51"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52"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53"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54"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55"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56"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57" style="position:absolute;left:68059;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v:textbox>
              </v:rect>
              <v:rect id="Rectangle 23848" o:spid="_x0000_s1058"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sidR="000D40EE">
      <w:rPr>
        <w:noProof/>
      </w:rPr>
      <mc:AlternateContent>
        <mc:Choice Requires="wps">
          <w:drawing>
            <wp:anchor distT="0" distB="0" distL="114300" distR="114300" simplePos="0" relativeHeight="251660315" behindDoc="0" locked="0" layoutInCell="1" allowOverlap="1" wp14:anchorId="64A6FD81" wp14:editId="353DB889">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59" style="position:absolute;left:0;text-align:left;margin-left:.6pt;margin-top:-21.75pt;width:126.65pt;height:9.8pt;z-index:251660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" filled="f" stroked="f">
              <v:textbox inset="0,0,0,0">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rto="http://schemas.microsoft.com/office/word/2006/arto" xmlns:a="http://schemas.openxmlformats.org/drawingml/2006/main">
          <w:pict>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06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06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06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06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06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06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06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06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06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06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07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07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07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07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07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07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07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07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07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07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v:textbox>
              </v:rect>
              <v:rect id="Rectangle 24026" o:spid="_x0000_s108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08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08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08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08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08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08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08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08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08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09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09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v:textbox>
              </v:rect>
              <v:rect id="Rectangle 24038" o:spid="_x0000_s109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09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09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09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09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09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09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09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0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0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0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0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0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0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0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0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0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0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1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1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1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1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1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1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1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1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1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1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2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2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2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2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2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2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2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8485200" id="Group 24212" o:spid="_x0000_s1127" style="position:absolute;left:0;text-align:left;margin-left:0;margin-top:0;width:612pt;height:46.8pt;z-index:251658261;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13" o:spid="_x0000_s112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r:id="rId2" o:title=""/>
              </v:shape>
              <v:rect id="Rectangle 24214" o:spid="_x0000_s112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13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13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13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13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13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13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13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13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13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13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14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14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14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v:textbox>
              </v:rect>
              <v:rect id="Rectangle 24228" o:spid="_x0000_s114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14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14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14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14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14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14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15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15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15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15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15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15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15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15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15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15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16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5"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7"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9"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0"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2"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414984288">
    <w:abstractNumId w:val="3"/>
  </w:num>
  <w:num w:numId="2" w16cid:durableId="742292051">
    <w:abstractNumId w:val="5"/>
  </w:num>
  <w:num w:numId="3" w16cid:durableId="1709602713">
    <w:abstractNumId w:val="23"/>
  </w:num>
  <w:num w:numId="4" w16cid:durableId="253826681">
    <w:abstractNumId w:val="8"/>
  </w:num>
  <w:num w:numId="5" w16cid:durableId="92022914">
    <w:abstractNumId w:val="14"/>
  </w:num>
  <w:num w:numId="6" w16cid:durableId="560747941">
    <w:abstractNumId w:val="6"/>
  </w:num>
  <w:num w:numId="7" w16cid:durableId="580912925">
    <w:abstractNumId w:val="32"/>
  </w:num>
  <w:num w:numId="8" w16cid:durableId="1234121711">
    <w:abstractNumId w:val="9"/>
  </w:num>
  <w:num w:numId="9" w16cid:durableId="2112048388">
    <w:abstractNumId w:val="29"/>
  </w:num>
  <w:num w:numId="10" w16cid:durableId="611058378">
    <w:abstractNumId w:val="19"/>
  </w:num>
  <w:num w:numId="11" w16cid:durableId="836726965">
    <w:abstractNumId w:val="11"/>
  </w:num>
  <w:num w:numId="12" w16cid:durableId="1394818689">
    <w:abstractNumId w:val="21"/>
  </w:num>
  <w:num w:numId="13" w16cid:durableId="583953929">
    <w:abstractNumId w:val="28"/>
  </w:num>
  <w:num w:numId="14" w16cid:durableId="1551189127">
    <w:abstractNumId w:val="15"/>
  </w:num>
  <w:num w:numId="15" w16cid:durableId="1614900847">
    <w:abstractNumId w:val="4"/>
  </w:num>
  <w:num w:numId="16" w16cid:durableId="901527542">
    <w:abstractNumId w:val="1"/>
  </w:num>
  <w:num w:numId="17" w16cid:durableId="781802729">
    <w:abstractNumId w:val="17"/>
  </w:num>
  <w:num w:numId="18" w16cid:durableId="1708339002">
    <w:abstractNumId w:val="30"/>
  </w:num>
  <w:num w:numId="19" w16cid:durableId="1491091461">
    <w:abstractNumId w:val="31"/>
  </w:num>
  <w:num w:numId="20" w16cid:durableId="977687060">
    <w:abstractNumId w:val="0"/>
  </w:num>
  <w:num w:numId="21" w16cid:durableId="30233204">
    <w:abstractNumId w:val="33"/>
  </w:num>
  <w:num w:numId="22" w16cid:durableId="1541822653">
    <w:abstractNumId w:val="26"/>
  </w:num>
  <w:num w:numId="23" w16cid:durableId="1890072493">
    <w:abstractNumId w:val="7"/>
  </w:num>
  <w:num w:numId="24" w16cid:durableId="2093503447">
    <w:abstractNumId w:val="10"/>
  </w:num>
  <w:num w:numId="25" w16cid:durableId="1910647202">
    <w:abstractNumId w:val="12"/>
  </w:num>
  <w:num w:numId="26" w16cid:durableId="2086999081">
    <w:abstractNumId w:val="24"/>
  </w:num>
  <w:num w:numId="27" w16cid:durableId="230970356">
    <w:abstractNumId w:val="18"/>
  </w:num>
  <w:num w:numId="28" w16cid:durableId="857886689">
    <w:abstractNumId w:val="16"/>
  </w:num>
  <w:num w:numId="29" w16cid:durableId="547498378">
    <w:abstractNumId w:val="25"/>
  </w:num>
  <w:num w:numId="30" w16cid:durableId="1981768921">
    <w:abstractNumId w:val="27"/>
  </w:num>
  <w:num w:numId="31" w16cid:durableId="1193611431">
    <w:abstractNumId w:val="2"/>
  </w:num>
  <w:num w:numId="32" w16cid:durableId="931233269">
    <w:abstractNumId w:val="22"/>
  </w:num>
  <w:num w:numId="33" w16cid:durableId="1032921327">
    <w:abstractNumId w:val="13"/>
  </w:num>
  <w:num w:numId="34" w16cid:durableId="2138714557">
    <w:abstractNumId w:val="20"/>
  </w:num>
  <w:num w:numId="35" w16cid:durableId="1793984475">
    <w:abstractNumId w:val="29"/>
  </w:num>
  <w:num w:numId="36" w16cid:durableId="101002647">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dd Dust">
    <w15:presenceInfo w15:providerId="AD" w15:userId="S::tdust@synaptics.com::40cfdc18-93a3-4f28-940c-20ae1a66fb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54FC"/>
    <w:rsid w:val="00027694"/>
    <w:rsid w:val="00042E1A"/>
    <w:rsid w:val="00046131"/>
    <w:rsid w:val="0005291A"/>
    <w:rsid w:val="00065D59"/>
    <w:rsid w:val="00070F18"/>
    <w:rsid w:val="000731BA"/>
    <w:rsid w:val="00076E7C"/>
    <w:rsid w:val="000867CB"/>
    <w:rsid w:val="000D40EE"/>
    <w:rsid w:val="000D76E5"/>
    <w:rsid w:val="000F763D"/>
    <w:rsid w:val="00110025"/>
    <w:rsid w:val="00115818"/>
    <w:rsid w:val="001255FB"/>
    <w:rsid w:val="00131691"/>
    <w:rsid w:val="00132804"/>
    <w:rsid w:val="001353F6"/>
    <w:rsid w:val="001356B8"/>
    <w:rsid w:val="001443B2"/>
    <w:rsid w:val="001532E1"/>
    <w:rsid w:val="001537F8"/>
    <w:rsid w:val="0018544C"/>
    <w:rsid w:val="00191978"/>
    <w:rsid w:val="001956FD"/>
    <w:rsid w:val="00196318"/>
    <w:rsid w:val="001A1352"/>
    <w:rsid w:val="001A4080"/>
    <w:rsid w:val="001C4060"/>
    <w:rsid w:val="001E014D"/>
    <w:rsid w:val="002134D0"/>
    <w:rsid w:val="002246BE"/>
    <w:rsid w:val="0023068F"/>
    <w:rsid w:val="002371A4"/>
    <w:rsid w:val="002404BB"/>
    <w:rsid w:val="00243378"/>
    <w:rsid w:val="002603DE"/>
    <w:rsid w:val="00261ECC"/>
    <w:rsid w:val="00266317"/>
    <w:rsid w:val="00272091"/>
    <w:rsid w:val="002772F5"/>
    <w:rsid w:val="0028196F"/>
    <w:rsid w:val="00283134"/>
    <w:rsid w:val="00297FB2"/>
    <w:rsid w:val="002A7DF7"/>
    <w:rsid w:val="002B061A"/>
    <w:rsid w:val="002C2D5D"/>
    <w:rsid w:val="002D0D2C"/>
    <w:rsid w:val="002D2384"/>
    <w:rsid w:val="002F6F15"/>
    <w:rsid w:val="00303287"/>
    <w:rsid w:val="00304F81"/>
    <w:rsid w:val="003178BD"/>
    <w:rsid w:val="00323C12"/>
    <w:rsid w:val="00324104"/>
    <w:rsid w:val="00326430"/>
    <w:rsid w:val="00337A01"/>
    <w:rsid w:val="00342B54"/>
    <w:rsid w:val="00345E46"/>
    <w:rsid w:val="00346BF6"/>
    <w:rsid w:val="003526A9"/>
    <w:rsid w:val="00354DC5"/>
    <w:rsid w:val="00355BBD"/>
    <w:rsid w:val="003647C2"/>
    <w:rsid w:val="00367E3D"/>
    <w:rsid w:val="00384EC6"/>
    <w:rsid w:val="00387E70"/>
    <w:rsid w:val="003918A1"/>
    <w:rsid w:val="003929B8"/>
    <w:rsid w:val="003C2539"/>
    <w:rsid w:val="003C3910"/>
    <w:rsid w:val="003D1268"/>
    <w:rsid w:val="003D4BBB"/>
    <w:rsid w:val="004034BD"/>
    <w:rsid w:val="004455A9"/>
    <w:rsid w:val="004644D5"/>
    <w:rsid w:val="00471F92"/>
    <w:rsid w:val="00473755"/>
    <w:rsid w:val="00477BA7"/>
    <w:rsid w:val="0049748D"/>
    <w:rsid w:val="004A2264"/>
    <w:rsid w:val="004A7B25"/>
    <w:rsid w:val="004D34F5"/>
    <w:rsid w:val="004D5B82"/>
    <w:rsid w:val="004E2FF5"/>
    <w:rsid w:val="004F0AAB"/>
    <w:rsid w:val="004F3E83"/>
    <w:rsid w:val="00524826"/>
    <w:rsid w:val="00526ED4"/>
    <w:rsid w:val="005404AE"/>
    <w:rsid w:val="0055052C"/>
    <w:rsid w:val="0055307F"/>
    <w:rsid w:val="00562392"/>
    <w:rsid w:val="005736F6"/>
    <w:rsid w:val="00587B50"/>
    <w:rsid w:val="005919B6"/>
    <w:rsid w:val="005949A4"/>
    <w:rsid w:val="005A63F6"/>
    <w:rsid w:val="005B06B9"/>
    <w:rsid w:val="005B2126"/>
    <w:rsid w:val="005C0A20"/>
    <w:rsid w:val="005D4A79"/>
    <w:rsid w:val="005D67BB"/>
    <w:rsid w:val="005E50EE"/>
    <w:rsid w:val="005F2765"/>
    <w:rsid w:val="0060128A"/>
    <w:rsid w:val="00621A1E"/>
    <w:rsid w:val="00643F44"/>
    <w:rsid w:val="00670791"/>
    <w:rsid w:val="00675C18"/>
    <w:rsid w:val="00694DC7"/>
    <w:rsid w:val="00694E78"/>
    <w:rsid w:val="006A399A"/>
    <w:rsid w:val="006A4714"/>
    <w:rsid w:val="006A58A1"/>
    <w:rsid w:val="006B3CC3"/>
    <w:rsid w:val="006C1119"/>
    <w:rsid w:val="006E21B2"/>
    <w:rsid w:val="00716AA7"/>
    <w:rsid w:val="00726488"/>
    <w:rsid w:val="00735931"/>
    <w:rsid w:val="00744FD8"/>
    <w:rsid w:val="00751B76"/>
    <w:rsid w:val="007552D9"/>
    <w:rsid w:val="00770E3D"/>
    <w:rsid w:val="0078171E"/>
    <w:rsid w:val="007A15BC"/>
    <w:rsid w:val="007C4E86"/>
    <w:rsid w:val="007C70BC"/>
    <w:rsid w:val="007E063B"/>
    <w:rsid w:val="007F36E7"/>
    <w:rsid w:val="007F67D0"/>
    <w:rsid w:val="0081152F"/>
    <w:rsid w:val="0083299E"/>
    <w:rsid w:val="00846551"/>
    <w:rsid w:val="008469F6"/>
    <w:rsid w:val="008537AD"/>
    <w:rsid w:val="0087199A"/>
    <w:rsid w:val="008812C8"/>
    <w:rsid w:val="008B3B33"/>
    <w:rsid w:val="008C1118"/>
    <w:rsid w:val="008C1860"/>
    <w:rsid w:val="008D5F44"/>
    <w:rsid w:val="008E533E"/>
    <w:rsid w:val="008F2BAB"/>
    <w:rsid w:val="008F799F"/>
    <w:rsid w:val="00905A88"/>
    <w:rsid w:val="00911E34"/>
    <w:rsid w:val="00912E59"/>
    <w:rsid w:val="00923177"/>
    <w:rsid w:val="009649A8"/>
    <w:rsid w:val="00970A35"/>
    <w:rsid w:val="00975F3C"/>
    <w:rsid w:val="00984E6B"/>
    <w:rsid w:val="00986591"/>
    <w:rsid w:val="00997538"/>
    <w:rsid w:val="009B3024"/>
    <w:rsid w:val="009C2AC2"/>
    <w:rsid w:val="009C5FAD"/>
    <w:rsid w:val="009D1508"/>
    <w:rsid w:val="009D5D69"/>
    <w:rsid w:val="009F05F9"/>
    <w:rsid w:val="00A1007E"/>
    <w:rsid w:val="00A1439B"/>
    <w:rsid w:val="00A269A2"/>
    <w:rsid w:val="00A33A9E"/>
    <w:rsid w:val="00A41006"/>
    <w:rsid w:val="00A44C12"/>
    <w:rsid w:val="00A47724"/>
    <w:rsid w:val="00A502CB"/>
    <w:rsid w:val="00A56F71"/>
    <w:rsid w:val="00A611AF"/>
    <w:rsid w:val="00A71B55"/>
    <w:rsid w:val="00A7595C"/>
    <w:rsid w:val="00A76AFD"/>
    <w:rsid w:val="00A80337"/>
    <w:rsid w:val="00A85C72"/>
    <w:rsid w:val="00A86E11"/>
    <w:rsid w:val="00AA26F8"/>
    <w:rsid w:val="00AB26D4"/>
    <w:rsid w:val="00AC1AA5"/>
    <w:rsid w:val="00AE02E5"/>
    <w:rsid w:val="00AE26B2"/>
    <w:rsid w:val="00AE2FFF"/>
    <w:rsid w:val="00B17A94"/>
    <w:rsid w:val="00B370B1"/>
    <w:rsid w:val="00B41C00"/>
    <w:rsid w:val="00B43242"/>
    <w:rsid w:val="00B45072"/>
    <w:rsid w:val="00B4729D"/>
    <w:rsid w:val="00B47A0A"/>
    <w:rsid w:val="00B56C6F"/>
    <w:rsid w:val="00B63058"/>
    <w:rsid w:val="00B737ED"/>
    <w:rsid w:val="00B81D7B"/>
    <w:rsid w:val="00B9180D"/>
    <w:rsid w:val="00B96659"/>
    <w:rsid w:val="00B96746"/>
    <w:rsid w:val="00B97349"/>
    <w:rsid w:val="00BA45C5"/>
    <w:rsid w:val="00BA4B20"/>
    <w:rsid w:val="00BE0201"/>
    <w:rsid w:val="00BF1E7B"/>
    <w:rsid w:val="00C02B92"/>
    <w:rsid w:val="00C05FCF"/>
    <w:rsid w:val="00C10241"/>
    <w:rsid w:val="00C24C58"/>
    <w:rsid w:val="00C31217"/>
    <w:rsid w:val="00C314EE"/>
    <w:rsid w:val="00C35860"/>
    <w:rsid w:val="00C35F25"/>
    <w:rsid w:val="00C4098A"/>
    <w:rsid w:val="00C42201"/>
    <w:rsid w:val="00C66E5C"/>
    <w:rsid w:val="00C86DD2"/>
    <w:rsid w:val="00C963C4"/>
    <w:rsid w:val="00CB65BC"/>
    <w:rsid w:val="00CC4042"/>
    <w:rsid w:val="00CC5142"/>
    <w:rsid w:val="00CC51D1"/>
    <w:rsid w:val="00CD7253"/>
    <w:rsid w:val="00CE28F8"/>
    <w:rsid w:val="00CE6632"/>
    <w:rsid w:val="00D128D1"/>
    <w:rsid w:val="00D25859"/>
    <w:rsid w:val="00D27A82"/>
    <w:rsid w:val="00D427C6"/>
    <w:rsid w:val="00D62368"/>
    <w:rsid w:val="00D6264D"/>
    <w:rsid w:val="00D62A6C"/>
    <w:rsid w:val="00D631D8"/>
    <w:rsid w:val="00D80A59"/>
    <w:rsid w:val="00D91B3A"/>
    <w:rsid w:val="00DA4CBA"/>
    <w:rsid w:val="00DA5324"/>
    <w:rsid w:val="00DA6DF7"/>
    <w:rsid w:val="00DB630E"/>
    <w:rsid w:val="00DD23A6"/>
    <w:rsid w:val="00DD7F13"/>
    <w:rsid w:val="00DF5A29"/>
    <w:rsid w:val="00E14601"/>
    <w:rsid w:val="00E2166E"/>
    <w:rsid w:val="00E270F3"/>
    <w:rsid w:val="00E35539"/>
    <w:rsid w:val="00E51041"/>
    <w:rsid w:val="00E52928"/>
    <w:rsid w:val="00E53F22"/>
    <w:rsid w:val="00E7177E"/>
    <w:rsid w:val="00E72CEC"/>
    <w:rsid w:val="00E80074"/>
    <w:rsid w:val="00E807C2"/>
    <w:rsid w:val="00E81BB5"/>
    <w:rsid w:val="00E90925"/>
    <w:rsid w:val="00E96CA5"/>
    <w:rsid w:val="00EC16F7"/>
    <w:rsid w:val="00EE1532"/>
    <w:rsid w:val="00EE2BA7"/>
    <w:rsid w:val="00EF5792"/>
    <w:rsid w:val="00F03BD4"/>
    <w:rsid w:val="00F161C9"/>
    <w:rsid w:val="00F30D13"/>
    <w:rsid w:val="00F3333C"/>
    <w:rsid w:val="00F419AC"/>
    <w:rsid w:val="00F44B11"/>
    <w:rsid w:val="00F44C72"/>
    <w:rsid w:val="00F45AAD"/>
    <w:rsid w:val="00F470C0"/>
    <w:rsid w:val="00F472B4"/>
    <w:rsid w:val="00F47578"/>
    <w:rsid w:val="00F54E8B"/>
    <w:rsid w:val="00F60D92"/>
    <w:rsid w:val="00F67EA9"/>
    <w:rsid w:val="00F74D73"/>
    <w:rsid w:val="00F826FF"/>
    <w:rsid w:val="00F90D04"/>
    <w:rsid w:val="00FB5AA5"/>
    <w:rsid w:val="00FB7231"/>
    <w:rsid w:val="00FC25E1"/>
    <w:rsid w:val="00FE4D12"/>
    <w:rsid w:val="00FF1896"/>
    <w:rsid w:val="00FF5A11"/>
    <w:rsid w:val="00FF66A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1195B125-CF7B-499B-BAE7-E31ED84C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9"/>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9"/>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9"/>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www.synaptics.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www.synaptics.com/" TargetMode="Externa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synaptics.com/" TargetMode="Externa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www.synaptics.com/" TargetMode="External"/><Relationship Id="rId27" Type="http://schemas.openxmlformats.org/officeDocument/2006/relationships/footer" Target="footer7.xml"/><Relationship Id="rId30" Type="http://schemas.openxmlformats.org/officeDocument/2006/relationships/footer" Target="footer9.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3677</TotalTime>
  <Pages>10</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Sujatha Rajaraman</cp:lastModifiedBy>
  <cp:revision>170</cp:revision>
  <dcterms:created xsi:type="dcterms:W3CDTF">2024-11-08T06:02:00Z</dcterms:created>
  <dcterms:modified xsi:type="dcterms:W3CDTF">2025-11-24T12:40:00Z</dcterms:modified>
</cp:coreProperties>
</file>